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8C1" w:rsidRDefault="006C4A5E">
      <w:pPr>
        <w:rPr>
          <w:rFonts w:ascii="Helvetica" w:hAnsi="Helvetica"/>
        </w:rPr>
      </w:pPr>
      <w:r>
        <w:rPr>
          <w:rFonts w:ascii="Helvetica" w:hAnsi="Helvetica"/>
        </w:rPr>
        <w:t xml:space="preserve">For submission to </w:t>
      </w:r>
      <w:r>
        <w:rPr>
          <w:rFonts w:ascii="Helvetica" w:hAnsi="Helvetica"/>
          <w:i/>
        </w:rPr>
        <w:t>Biology Letters</w:t>
      </w:r>
    </w:p>
    <w:p w:rsidR="005D18C1" w:rsidRDefault="005D18C1">
      <w:pPr>
        <w:rPr>
          <w:rFonts w:ascii="Helvetica" w:hAnsi="Helvetica"/>
          <w:b/>
          <w:sz w:val="28"/>
        </w:rPr>
      </w:pPr>
    </w:p>
    <w:p w:rsidR="005D18C1" w:rsidRDefault="006C4A5E">
      <w:pPr>
        <w:rPr>
          <w:rFonts w:ascii="Helvetica" w:hAnsi="Helvetica"/>
        </w:rPr>
      </w:pPr>
      <w:r>
        <w:rPr>
          <w:rFonts w:ascii="Helvetica" w:hAnsi="Helvetica"/>
          <w:b/>
          <w:sz w:val="28"/>
        </w:rPr>
        <w:t>Title: (to be determined…)</w:t>
      </w:r>
      <w:r>
        <w:rPr>
          <w:rFonts w:ascii="Helvetica" w:hAnsi="Helvetica"/>
        </w:rPr>
        <w:tab/>
      </w:r>
    </w:p>
    <w:p w:rsidR="005D18C1" w:rsidRDefault="006C4A5E">
      <w:pPr>
        <w:rPr>
          <w:rFonts w:ascii="Helvetica" w:hAnsi="Helvetica" w:cs="Arial"/>
        </w:rPr>
      </w:pPr>
      <w:proofErr w:type="spellStart"/>
      <w:r>
        <w:rPr>
          <w:rFonts w:ascii="Helvetica" w:hAnsi="Helvetica" w:cs="Arial"/>
        </w:rPr>
        <w:t>Syuan-Jyun</w:t>
      </w:r>
      <w:proofErr w:type="spellEnd"/>
      <w:r>
        <w:rPr>
          <w:rFonts w:ascii="Helvetica" w:hAnsi="Helvetica" w:cs="Arial"/>
        </w:rPr>
        <w:t xml:space="preserve"> Sun</w:t>
      </w:r>
      <w:r>
        <w:rPr>
          <w:rFonts w:ascii="Helvetica" w:hAnsi="Helvetica" w:cs="Arial"/>
          <w:vertAlign w:val="superscript"/>
        </w:rPr>
        <w:t>1</w:t>
      </w:r>
      <w:proofErr w:type="gramStart"/>
      <w:r>
        <w:rPr>
          <w:rFonts w:ascii="Helvetica" w:hAnsi="Helvetica" w:cs="Arial"/>
          <w:vertAlign w:val="superscript"/>
        </w:rPr>
        <w:t>,2</w:t>
      </w:r>
      <w:proofErr w:type="gramEnd"/>
      <w:r>
        <w:rPr>
          <w:rFonts w:ascii="Helvetica" w:hAnsi="Helvetica" w:cs="Arial"/>
          <w:vertAlign w:val="superscript"/>
        </w:rPr>
        <w:t>,</w:t>
      </w:r>
      <w:r>
        <w:rPr>
          <w:rFonts w:ascii="Helvetica" w:hAnsi="Helvetica" w:cs="Arial"/>
        </w:rPr>
        <w:t>*, Wei-</w:t>
      </w:r>
      <w:proofErr w:type="spellStart"/>
      <w:r>
        <w:rPr>
          <w:rFonts w:ascii="Helvetica" w:hAnsi="Helvetica" w:cs="Arial"/>
        </w:rPr>
        <w:t>Jiun</w:t>
      </w:r>
      <w:proofErr w:type="spellEnd"/>
      <w:r>
        <w:rPr>
          <w:rFonts w:ascii="Helvetica" w:hAnsi="Helvetica" w:cs="Arial"/>
        </w:rPr>
        <w:t xml:space="preserve"> Lin</w:t>
      </w:r>
      <w:r>
        <w:rPr>
          <w:rFonts w:ascii="Helvetica" w:hAnsi="Helvetica" w:cs="Arial"/>
          <w:vertAlign w:val="superscript"/>
        </w:rPr>
        <w:t>3</w:t>
      </w:r>
      <w:r>
        <w:rPr>
          <w:rFonts w:ascii="Helvetica" w:hAnsi="Helvetica" w:cs="Arial"/>
        </w:rPr>
        <w:t>, Gen-Chang Hsu</w:t>
      </w:r>
      <w:r>
        <w:rPr>
          <w:rFonts w:ascii="Helvetica" w:hAnsi="Helvetica" w:cs="Arial"/>
          <w:vertAlign w:val="superscript"/>
        </w:rPr>
        <w:t>4</w:t>
      </w:r>
      <w:r>
        <w:rPr>
          <w:rFonts w:ascii="Helvetica" w:hAnsi="Helvetica" w:cs="Arial"/>
        </w:rPr>
        <w:t>, Ming-Yang Megan Chang</w:t>
      </w:r>
      <w:bookmarkStart w:id="0" w:name="_GoBack"/>
      <w:bookmarkEnd w:id="0"/>
      <w:r>
        <w:rPr>
          <w:rFonts w:ascii="Helvetica" w:hAnsi="Helvetica" w:cs="Arial"/>
          <w:vertAlign w:val="superscript"/>
        </w:rPr>
        <w:t>3</w:t>
      </w:r>
      <w:r>
        <w:rPr>
          <w:rFonts w:ascii="Helvetica" w:hAnsi="Helvetica" w:cs="Arial"/>
        </w:rPr>
        <w:t xml:space="preserve"> </w:t>
      </w:r>
    </w:p>
    <w:p w:rsidR="005D18C1" w:rsidRDefault="005D18C1">
      <w:pPr>
        <w:rPr>
          <w:rFonts w:ascii="Helvetica" w:hAnsi="Helvetica" w:cs="Arial"/>
        </w:rPr>
      </w:pPr>
    </w:p>
    <w:p w:rsidR="005D18C1" w:rsidRDefault="005D18C1">
      <w:pPr>
        <w:rPr>
          <w:rFonts w:ascii="Helvetica" w:hAnsi="Helvetica" w:cs="Arial"/>
        </w:rPr>
      </w:pPr>
    </w:p>
    <w:p w:rsidR="005D18C1" w:rsidRDefault="006C4A5E">
      <w:pPr>
        <w:rPr>
          <w:rFonts w:ascii="Helvetica" w:hAnsi="Helvetica"/>
        </w:rPr>
      </w:pPr>
      <w:r>
        <w:rPr>
          <w:rFonts w:ascii="Helvetica" w:hAnsi="Helvetica"/>
          <w:color w:val="000000" w:themeColor="text1"/>
          <w:vertAlign w:val="superscript"/>
        </w:rPr>
        <w:t>1</w:t>
      </w:r>
      <w:r>
        <w:rPr>
          <w:rFonts w:ascii="Helvetica" w:hAnsi="Helvetica"/>
        </w:rPr>
        <w:t>Department of Ecology &amp; Evolutionary Biology, University of Michigan, Ann Arbor, MI 48109, USA</w:t>
      </w:r>
    </w:p>
    <w:p w:rsidR="005D18C1" w:rsidRDefault="006C4A5E">
      <w:pPr>
        <w:rPr>
          <w:rFonts w:ascii="Helvetica" w:hAnsi="Helvetica" w:cs="Arial"/>
        </w:rPr>
      </w:pPr>
      <w:r>
        <w:rPr>
          <w:rFonts w:ascii="Helvetica" w:hAnsi="Helvetica" w:cs="Arial"/>
          <w:vertAlign w:val="superscript"/>
        </w:rPr>
        <w:t>2</w:t>
      </w:r>
      <w:r>
        <w:rPr>
          <w:rFonts w:ascii="Helvetica" w:hAnsi="Helvetica" w:cs="Arial"/>
        </w:rPr>
        <w:t>International Degree Program in Climate Change and Sustainable Development, National Taiwan University, Taipei 10617, Taiwan</w:t>
      </w:r>
    </w:p>
    <w:p w:rsidR="005D18C1" w:rsidRDefault="006C4A5E">
      <w:pPr>
        <w:rPr>
          <w:rFonts w:ascii="Helvetica" w:hAnsi="Helvetica" w:cs="Arial"/>
        </w:rPr>
      </w:pPr>
      <w:r>
        <w:rPr>
          <w:rFonts w:ascii="Helvetica" w:hAnsi="Helvetica" w:cs="Arial"/>
          <w:vertAlign w:val="superscript"/>
        </w:rPr>
        <w:t>3</w:t>
      </w:r>
      <w:r>
        <w:rPr>
          <w:rFonts w:ascii="Helvetica" w:hAnsi="Helvetica" w:cs="Arial"/>
        </w:rPr>
        <w:t>Institute of Ecology and Evolutionary Biology, National Taiwan University, Taipei, Taiwan</w:t>
      </w:r>
    </w:p>
    <w:p w:rsidR="005D18C1" w:rsidRDefault="006C4A5E">
      <w:pPr>
        <w:rPr>
          <w:rFonts w:ascii="Helvetica" w:hAnsi="Helvetica" w:cs="Arial"/>
        </w:rPr>
      </w:pPr>
      <w:r>
        <w:rPr>
          <w:rFonts w:ascii="Helvetica" w:hAnsi="Helvetica" w:cs="Arial"/>
          <w:vertAlign w:val="superscript"/>
        </w:rPr>
        <w:t>4</w:t>
      </w:r>
      <w:r>
        <w:rPr>
          <w:rFonts w:ascii="Helvetica" w:hAnsi="Helvetica" w:cs="Arial"/>
        </w:rPr>
        <w:t>Department of Life Science, National Taiwan University, Taipei, Taiwan</w:t>
      </w:r>
    </w:p>
    <w:p w:rsidR="005D18C1" w:rsidRDefault="005D18C1">
      <w:pPr>
        <w:rPr>
          <w:rFonts w:ascii="Helvetica" w:hAnsi="Helvetica" w:cs="Arial"/>
          <w:vertAlign w:val="superscript"/>
        </w:rPr>
      </w:pPr>
    </w:p>
    <w:p w:rsidR="005D18C1" w:rsidRDefault="005D18C1">
      <w:pPr>
        <w:rPr>
          <w:rFonts w:ascii="Helvetica" w:hAnsi="Helvetica" w:cs="Arial"/>
          <w:vertAlign w:val="superscript"/>
        </w:rPr>
      </w:pPr>
    </w:p>
    <w:p w:rsidR="005D18C1" w:rsidRDefault="005D18C1">
      <w:pPr>
        <w:rPr>
          <w:rFonts w:ascii="Helvetica" w:hAnsi="Helvetica" w:cs="Arial"/>
          <w:vertAlign w:val="superscript"/>
        </w:rPr>
      </w:pPr>
    </w:p>
    <w:p w:rsidR="005D18C1" w:rsidRDefault="006C4A5E">
      <w:pPr>
        <w:rPr>
          <w:rFonts w:ascii="Helvetica" w:hAnsi="Helvetica" w:cs="Arial"/>
        </w:rPr>
      </w:pPr>
      <w:r>
        <w:rPr>
          <w:rFonts w:ascii="Helvetica" w:hAnsi="Helvetica" w:cs="Arial"/>
        </w:rPr>
        <w:t>*Corresponding authors:</w:t>
      </w:r>
    </w:p>
    <w:p w:rsidR="005D18C1" w:rsidRDefault="006C4A5E">
      <w:pPr>
        <w:rPr>
          <w:rFonts w:ascii="Helvetica" w:hAnsi="Helvetica" w:cs="Arial"/>
          <w:lang w:val="en-GB"/>
        </w:rPr>
      </w:pPr>
      <w:proofErr w:type="spellStart"/>
      <w:r>
        <w:rPr>
          <w:rFonts w:ascii="Helvetica" w:hAnsi="Helvetica" w:cs="Arial"/>
        </w:rPr>
        <w:t>sysun</w:t>
      </w:r>
      <w:proofErr w:type="spellEnd"/>
      <w:r>
        <w:rPr>
          <w:rFonts w:ascii="Helvetica" w:hAnsi="Helvetica" w:cs="Arial"/>
          <w:lang w:val="en-GB"/>
        </w:rPr>
        <w:t>@umich.edu</w:t>
      </w:r>
    </w:p>
    <w:p w:rsidR="005D18C1" w:rsidRDefault="006C4A5E">
      <w:pPr>
        <w:rPr>
          <w:rFonts w:ascii="Helvetica" w:hAnsi="Helvetica"/>
        </w:rPr>
      </w:pPr>
      <w:r>
        <w:rPr>
          <w:rFonts w:ascii="Helvetica" w:hAnsi="Helvetica"/>
        </w:rPr>
        <w:br w:type="page"/>
      </w:r>
    </w:p>
    <w:p w:rsidR="005D18C1" w:rsidRDefault="006C4A5E">
      <w:pPr>
        <w:rPr>
          <w:rFonts w:ascii="Helvetica" w:hAnsi="Helvetica"/>
          <w:b/>
          <w:bCs/>
        </w:rPr>
      </w:pPr>
      <w:r>
        <w:rPr>
          <w:rFonts w:ascii="Helvetica" w:hAnsi="Helvetica"/>
          <w:b/>
          <w:bCs/>
        </w:rPr>
        <w:lastRenderedPageBreak/>
        <w:t>Abstract:</w:t>
      </w:r>
    </w:p>
    <w:p w:rsidR="005D18C1" w:rsidRDefault="006C4A5E">
      <w:pPr>
        <w:rPr>
          <w:rFonts w:ascii="Helvetica" w:hAnsi="Helvetica"/>
          <w:b/>
          <w:bCs/>
        </w:rPr>
      </w:pPr>
      <w:r>
        <w:rPr>
          <w:rFonts w:ascii="Helvetica" w:hAnsi="Helvetica"/>
          <w:b/>
          <w:bCs/>
        </w:rPr>
        <w:br w:type="page"/>
      </w:r>
    </w:p>
    <w:p w:rsidR="005D18C1" w:rsidRDefault="006C4A5E">
      <w:pPr>
        <w:rPr>
          <w:rFonts w:ascii="Helvetica" w:hAnsi="Helvetica"/>
          <w:b/>
          <w:bCs/>
        </w:rPr>
      </w:pPr>
      <w:r>
        <w:rPr>
          <w:rFonts w:ascii="Helvetica" w:hAnsi="Helvetica"/>
          <w:b/>
          <w:bCs/>
        </w:rPr>
        <w:lastRenderedPageBreak/>
        <w:t>Introduction:</w:t>
      </w:r>
    </w:p>
    <w:p w:rsidR="005D18C1" w:rsidRDefault="006C4A5E">
      <w:pPr>
        <w:rPr>
          <w:rFonts w:ascii="Helvetica" w:hAnsi="Helvetica"/>
        </w:rPr>
      </w:pPr>
      <w:r>
        <w:rPr>
          <w:rFonts w:ascii="Helvetica" w:hAnsi="Helvetica"/>
        </w:rPr>
        <w:t>The academic job market has been increasingly competitive in many fields of science, technology, engineering, and mathematics (STEM)</w:t>
      </w:r>
      <w:sdt>
        <w:sdtPr>
          <w:rPr>
            <w:rFonts w:ascii="Helvetica" w:hAnsi="Helvetica"/>
            <w:color w:val="000000"/>
          </w:rPr>
          <w:tag w:val="MENDELEY_CITATION_v3_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"/>
          <w:id w:val="-2011127699"/>
          <w:placeholder>
            <w:docPart w:val="DefaultPlaceholder_-1854013440"/>
          </w:placeholder>
        </w:sdtPr>
        <w:sdtContent>
          <w:r>
            <w:rPr>
              <w:rFonts w:ascii="Helvetica" w:hAnsi="Helvetica"/>
              <w:color w:val="000000"/>
            </w:rPr>
            <w:t>[1–3]</w:t>
          </w:r>
        </w:sdtContent>
      </w:sdt>
      <w:r>
        <w:rPr>
          <w:rFonts w:ascii="Helvetica" w:hAnsi="Helvetica"/>
        </w:rPr>
        <w:t>, with more PhDs produced but vacancies opening for tenure-track academic positions remain</w:t>
      </w:r>
      <w:ins w:id="1" w:author="." w:date="2022-01-13T05:48:00Z">
        <w:r>
          <w:rPr>
            <w:rFonts w:ascii="Helvetica" w:eastAsiaTheme="minorEastAsia" w:hAnsi="Helvetica" w:hint="eastAsia"/>
          </w:rPr>
          <w:t>ing</w:t>
        </w:r>
      </w:ins>
      <w:del w:id="2" w:author="." w:date="2022-01-13T05:48:00Z">
        <w:r>
          <w:rPr>
            <w:rFonts w:ascii="Helvetica" w:hAnsi="Helvetica"/>
          </w:rPr>
          <w:delText>ed</w:delText>
        </w:r>
      </w:del>
      <w:r>
        <w:rPr>
          <w:rFonts w:ascii="Helvetica" w:hAnsi="Helvetica"/>
        </w:rPr>
        <w:t xml:space="preserve"> constant in the past four decades </w:t>
      </w:r>
      <w:sdt>
        <w:sdtPr>
          <w:rPr>
            <w:rFonts w:ascii="Helvetica" w:hAnsi="Helvetica"/>
            <w:color w:val="000000"/>
          </w:rPr>
          <w:tag w:val="MENDELEY_CITATION_v3_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"/>
          <w:id w:val="1944267361"/>
          <w:placeholder>
            <w:docPart w:val="DefaultPlaceholder_-1854013440"/>
          </w:placeholder>
        </w:sdtPr>
        <w:sdtContent>
          <w:r>
            <w:rPr>
              <w:rFonts w:ascii="Helvetica" w:hAnsi="Helvetica"/>
              <w:color w:val="000000"/>
            </w:rPr>
            <w:t>[4,5]</w:t>
          </w:r>
        </w:sdtContent>
      </w:sdt>
      <w:r>
        <w:rPr>
          <w:rFonts w:ascii="Helvetica" w:hAnsi="Helvetica"/>
        </w:rPr>
        <w:t xml:space="preserve">. In the US, for example, beginning in the life sciences, with 7.6% new PhDs </w:t>
      </w:r>
      <w:commentRangeStart w:id="3"/>
      <w:r>
        <w:rPr>
          <w:rFonts w:ascii="Helvetica" w:hAnsi="Helvetica"/>
        </w:rPr>
        <w:t>found</w:t>
      </w:r>
      <w:commentRangeEnd w:id="3"/>
      <w:r>
        <w:commentReference w:id="3"/>
      </w:r>
      <w:r>
        <w:rPr>
          <w:rFonts w:ascii="Helvetica" w:hAnsi="Helvetica"/>
        </w:rPr>
        <w:t xml:space="preserve"> tenure-track positions within three years after graduation in 2010, this surplus has widely expanded to other STEM fields </w:t>
      </w:r>
      <w:sdt>
        <w:sdtPr>
          <w:rPr>
            <w:rFonts w:ascii="Helvetica" w:hAnsi="Helvetica"/>
            <w:color w:val="000000"/>
          </w:rPr>
          <w:tag w:val="MENDELEY_CITATION_v3_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"/>
          <w:id w:val="-1787798766"/>
          <w:placeholder>
            <w:docPart w:val="DefaultPlaceholder_-1854013440"/>
          </w:placeholder>
        </w:sdtPr>
        <w:sdtContent>
          <w:r>
            <w:rPr>
              <w:rFonts w:ascii="Helvetica" w:hAnsi="Helvetica"/>
              <w:color w:val="000000"/>
            </w:rPr>
            <w:t>[6]</w:t>
          </w:r>
        </w:sdtContent>
      </w:sdt>
      <w:r>
        <w:rPr>
          <w:rFonts w:ascii="Helvetica" w:hAnsi="Helvetica"/>
        </w:rPr>
        <w:t xml:space="preserve">. </w:t>
      </w:r>
    </w:p>
    <w:p w:rsidR="005D18C1" w:rsidRDefault="005D18C1">
      <w:pPr>
        <w:rPr>
          <w:rFonts w:ascii="Helvetica" w:hAnsi="Helvetica"/>
        </w:rPr>
      </w:pPr>
    </w:p>
    <w:p w:rsidR="005D18C1" w:rsidRDefault="006C4A5E">
      <w:pPr>
        <w:rPr>
          <w:rFonts w:ascii="Helvetica" w:hAnsi="Helvetica"/>
        </w:rPr>
      </w:pPr>
      <w:r>
        <w:rPr>
          <w:rFonts w:ascii="Helvetica" w:hAnsi="Helvetica"/>
        </w:rPr>
        <w:t>The increasing intensity of competition for tenure-track position</w:t>
      </w:r>
      <w:ins w:id="4" w:author="genchanghsu" w:date="2022-01-13T13:15:00Z">
        <w:r>
          <w:rPr>
            <w:rFonts w:ascii="Helvetica" w:hAnsi="Helvetica"/>
          </w:rPr>
          <w:t>s</w:t>
        </w:r>
      </w:ins>
      <w:r>
        <w:rPr>
          <w:rFonts w:ascii="Helvetica" w:hAnsi="Helvetica"/>
        </w:rPr>
        <w:t xml:space="preserve">, due to </w:t>
      </w:r>
      <w:ins w:id="5" w:author="genchanghsu" w:date="2022-01-13T13:13:00Z">
        <w:r>
          <w:rPr>
            <w:rFonts w:ascii="Helvetica" w:hAnsi="Helvetica"/>
          </w:rPr>
          <w:t>dis</w:t>
        </w:r>
      </w:ins>
      <w:del w:id="6" w:author="genchanghsu" w:date="2022-01-13T13:13:00Z">
        <w:r>
          <w:rPr>
            <w:rFonts w:ascii="Helvetica" w:hAnsi="Helvetica"/>
          </w:rPr>
          <w:delText>un</w:delText>
        </w:r>
      </w:del>
      <w:r>
        <w:rPr>
          <w:rFonts w:ascii="Helvetica" w:hAnsi="Helvetica"/>
        </w:rPr>
        <w:t xml:space="preserve">proportionally high number of accumulating applicants per tenure-track position </w:t>
      </w:r>
      <w:sdt>
        <w:sdtPr>
          <w:rPr>
            <w:rFonts w:ascii="Helvetica" w:hAnsi="Helvetica"/>
            <w:color w:val="000000"/>
          </w:rPr>
          <w:tag w:val="MENDELEY_CITATION_v3_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"/>
          <w:id w:val="-583303708"/>
          <w:placeholder>
            <w:docPart w:val="DefaultPlaceholder_-1854013440"/>
          </w:placeholder>
        </w:sdtPr>
        <w:sdtContent>
          <w:r>
            <w:rPr>
              <w:rFonts w:ascii="Helvetica" w:hAnsi="Helvetica"/>
              <w:color w:val="000000"/>
            </w:rPr>
            <w:t>[5]</w:t>
          </w:r>
        </w:sdtContent>
      </w:sdt>
      <w:r>
        <w:rPr>
          <w:rFonts w:ascii="Helvetica" w:hAnsi="Helvetica"/>
        </w:rPr>
        <w:t xml:space="preserve">, has resulted in higher expectation for academic performance shaped by a ‘publish or perish’ culture </w:t>
      </w:r>
      <w:sdt>
        <w:sdtPr>
          <w:rPr>
            <w:rFonts w:ascii="Helvetica" w:hAnsi="Helvetica"/>
            <w:color w:val="000000"/>
          </w:rPr>
          <w:tag w:val="MENDELEY_CITATION_v3_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"/>
          <w:id w:val="-591626635"/>
          <w:placeholder>
            <w:docPart w:val="DefaultPlaceholder_-1854013440"/>
          </w:placeholder>
        </w:sdtPr>
        <w:sdtContent>
          <w:r>
            <w:rPr>
              <w:rFonts w:ascii="Helvetica" w:hAnsi="Helvetica"/>
              <w:color w:val="000000"/>
            </w:rPr>
            <w:t>[7]</w:t>
          </w:r>
        </w:sdtContent>
      </w:sdt>
      <w:r>
        <w:rPr>
          <w:rFonts w:ascii="Helvetica" w:hAnsi="Helvetica"/>
        </w:rPr>
        <w:t xml:space="preserve">. A survey of evolutionary biologists recruited as junior researchers at the CNRS (National Centre for Scientific Research) in France showed that nearly twice as many as papers had been published from academics recruited in 2013 compared to those in 2005 </w:t>
      </w:r>
      <w:sdt>
        <w:sdtPr>
          <w:rPr>
            <w:rFonts w:ascii="Helvetica" w:hAnsi="Helvetica"/>
            <w:color w:val="000000"/>
          </w:rPr>
          <w:tag w:val="MENDELEY_CITATION_v3_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"/>
          <w:id w:val="1742830790"/>
          <w:placeholder>
            <w:docPart w:val="DefaultPlaceholder_-1854013440"/>
          </w:placeholder>
        </w:sdtPr>
        <w:sdtContent>
          <w:r>
            <w:rPr>
              <w:rFonts w:ascii="Helvetica" w:hAnsi="Helvetica"/>
              <w:color w:val="000000"/>
            </w:rPr>
            <w:t>[8]</w:t>
          </w:r>
        </w:sdtContent>
      </w:sdt>
      <w:r>
        <w:rPr>
          <w:rFonts w:ascii="Helvetica" w:hAnsi="Helvetica"/>
          <w:color w:val="000000"/>
        </w:rPr>
        <w:t xml:space="preserve">. </w:t>
      </w:r>
      <w:r>
        <w:rPr>
          <w:rFonts w:ascii="Helvetica" w:hAnsi="Helvetica"/>
        </w:rPr>
        <w:t>Although the minimum of educational requirement for a tenure-track position is having a PhD degree, it</w:t>
      </w:r>
      <w:ins w:id="7" w:author="genchanghsu" w:date="2022-01-13T13:16:00Z">
        <w:r>
          <w:rPr>
            <w:rFonts w:ascii="Helvetica" w:hAnsi="Helvetica"/>
          </w:rPr>
          <w:t xml:space="preserve"> has</w:t>
        </w:r>
      </w:ins>
      <w:del w:id="8" w:author="genchanghsu" w:date="2022-01-13T13:16:00Z">
        <w:r>
          <w:rPr>
            <w:rFonts w:ascii="Helvetica" w:hAnsi="Helvetica"/>
          </w:rPr>
          <w:delText>’s</w:delText>
        </w:r>
      </w:del>
      <w:r>
        <w:rPr>
          <w:rFonts w:ascii="Helvetica" w:hAnsi="Helvetica"/>
        </w:rPr>
        <w:t xml:space="preserve"> becom</w:t>
      </w:r>
      <w:ins w:id="9" w:author="genchanghsu" w:date="2022-01-13T13:16:00Z">
        <w:r>
          <w:rPr>
            <w:rFonts w:ascii="Helvetica" w:hAnsi="Helvetica"/>
          </w:rPr>
          <w:t>e</w:t>
        </w:r>
      </w:ins>
      <w:del w:id="10" w:author="genchanghsu" w:date="2022-01-13T13:16:00Z">
        <w:r>
          <w:rPr>
            <w:rFonts w:ascii="Helvetica" w:hAnsi="Helvetica"/>
          </w:rPr>
          <w:delText>ing</w:delText>
        </w:r>
      </w:del>
      <w:r>
        <w:rPr>
          <w:rFonts w:ascii="Helvetica" w:hAnsi="Helvetica"/>
        </w:rPr>
        <w:t xml:space="preserve"> </w:t>
      </w:r>
      <w:ins w:id="11" w:author="genchanghsu" w:date="2022-01-13T13:17:00Z">
        <w:r>
          <w:rPr>
            <w:rFonts w:ascii="Helvetica" w:hAnsi="Helvetica"/>
          </w:rPr>
          <w:t>increasingly</w:t>
        </w:r>
      </w:ins>
      <w:del w:id="12" w:author="genchanghsu" w:date="2022-01-13T13:17:00Z">
        <w:r>
          <w:rPr>
            <w:rFonts w:ascii="Helvetica" w:hAnsi="Helvetica"/>
          </w:rPr>
          <w:delText>more</w:delText>
        </w:r>
      </w:del>
      <w:r>
        <w:rPr>
          <w:rFonts w:ascii="Helvetica" w:hAnsi="Helvetica"/>
        </w:rPr>
        <w:t xml:space="preserve"> frequent </w:t>
      </w:r>
      <w:ins w:id="13" w:author="genchanghsu" w:date="2022-01-13T13:17:00Z">
        <w:r>
          <w:rPr>
            <w:rFonts w:ascii="Helvetica" w:hAnsi="Helvetica"/>
          </w:rPr>
          <w:t>for</w:t>
        </w:r>
      </w:ins>
      <w:del w:id="14" w:author="genchanghsu" w:date="2022-01-13T13:17:00Z">
        <w:r>
          <w:rPr>
            <w:rFonts w:ascii="Helvetica" w:hAnsi="Helvetica"/>
          </w:rPr>
          <w:delText>to require</w:delText>
        </w:r>
      </w:del>
      <w:r>
        <w:rPr>
          <w:rFonts w:ascii="Helvetica" w:hAnsi="Helvetica"/>
        </w:rPr>
        <w:t xml:space="preserve"> applicants to have one or even more postdoctoral appointments. Consequently, many STEM PhDs work as postdoctoral researchers for a prolonged period and wait for future opportunities until they are competitive enough in the academic job market </w:t>
      </w:r>
      <w:sdt>
        <w:sdtPr>
          <w:rPr>
            <w:rFonts w:ascii="Helvetica" w:hAnsi="Helvetica"/>
            <w:color w:val="000000"/>
          </w:rPr>
          <w:tag w:val="MENDELEY_CITATION_v3_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"/>
          <w:id w:val="-2098779817"/>
          <w:placeholder>
            <w:docPart w:val="DefaultPlaceholder_-1854013440"/>
          </w:placeholder>
        </w:sdtPr>
        <w:sdtContent>
          <w:r>
            <w:rPr>
              <w:rFonts w:ascii="Helvetica" w:hAnsi="Helvetica"/>
              <w:color w:val="000000"/>
            </w:rPr>
            <w:t>[9]</w:t>
          </w:r>
        </w:sdtContent>
      </w:sdt>
      <w:r>
        <w:rPr>
          <w:rFonts w:ascii="Helvetica" w:hAnsi="Helvetica"/>
        </w:rPr>
        <w:t xml:space="preserve">, whereas some turn to alternative careers outside academia. From the CNRS example, </w:t>
      </w:r>
      <w:proofErr w:type="spellStart"/>
      <w:r>
        <w:rPr>
          <w:rFonts w:ascii="Helvetica" w:hAnsi="Helvetica"/>
        </w:rPr>
        <w:t>Brischoux</w:t>
      </w:r>
      <w:proofErr w:type="spellEnd"/>
      <w:r>
        <w:rPr>
          <w:rFonts w:ascii="Helvetica" w:hAnsi="Helvetica"/>
        </w:rPr>
        <w:t xml:space="preserve"> and </w:t>
      </w:r>
      <w:proofErr w:type="spellStart"/>
      <w:r>
        <w:rPr>
          <w:rFonts w:ascii="Helvetica" w:hAnsi="Helvetica"/>
        </w:rPr>
        <w:t>Angelier</w:t>
      </w:r>
      <w:proofErr w:type="spellEnd"/>
      <w:r>
        <w:rPr>
          <w:rFonts w:ascii="Helvetica" w:hAnsi="Helvetica"/>
        </w:rPr>
        <w:t xml:space="preserve"> (2015) also showed that the time elapsed between first paper publication and recruitment had increased from 3.25 to 8 years. The increase in postdoctoral training time can be detrimental not only </w:t>
      </w:r>
      <w:ins w:id="15" w:author="genchanghsu" w:date="2022-01-13T13:19:00Z">
        <w:r>
          <w:rPr>
            <w:rFonts w:ascii="Helvetica" w:hAnsi="Helvetica"/>
          </w:rPr>
          <w:t>to</w:t>
        </w:r>
      </w:ins>
      <w:del w:id="16" w:author="genchanghsu" w:date="2022-01-13T13:19:00Z">
        <w:r>
          <w:rPr>
            <w:rFonts w:ascii="Helvetica" w:hAnsi="Helvetica"/>
          </w:rPr>
          <w:delText>for</w:delText>
        </w:r>
      </w:del>
      <w:r>
        <w:rPr>
          <w:rFonts w:ascii="Helvetica" w:hAnsi="Helvetica"/>
        </w:rPr>
        <w:t xml:space="preserve"> the scientific community</w:t>
      </w:r>
      <w:del w:id="17" w:author="." w:date="2022-01-13T05:54:00Z">
        <w:r>
          <w:rPr>
            <w:rFonts w:ascii="Helvetica" w:hAnsi="Helvetica"/>
          </w:rPr>
          <w:delText>,</w:delText>
        </w:r>
      </w:del>
      <w:r>
        <w:rPr>
          <w:rFonts w:ascii="Helvetica" w:hAnsi="Helvetica"/>
        </w:rPr>
        <w:t xml:space="preserve"> but also </w:t>
      </w:r>
      <w:ins w:id="18" w:author="genchanghsu" w:date="2022-01-13T13:20:00Z">
        <w:r>
          <w:rPr>
            <w:rFonts w:ascii="Helvetica" w:hAnsi="Helvetica"/>
          </w:rPr>
          <w:t>to</w:t>
        </w:r>
      </w:ins>
      <w:del w:id="19" w:author="genchanghsu" w:date="2022-01-13T13:20:00Z">
        <w:r>
          <w:rPr>
            <w:rFonts w:ascii="Helvetica" w:hAnsi="Helvetica"/>
          </w:rPr>
          <w:delText>for</w:delText>
        </w:r>
      </w:del>
      <w:r>
        <w:rPr>
          <w:rFonts w:ascii="Helvetica" w:hAnsi="Helvetica"/>
        </w:rPr>
        <w:t xml:space="preserve"> individuals because this increases the age at which researchers become independent, during which the </w:t>
      </w:r>
      <w:proofErr w:type="spellStart"/>
      <w:r>
        <w:rPr>
          <w:rFonts w:ascii="Helvetica" w:hAnsi="Helvetica"/>
        </w:rPr>
        <w:t>postdocs</w:t>
      </w:r>
      <w:proofErr w:type="spellEnd"/>
      <w:r>
        <w:rPr>
          <w:rFonts w:ascii="Helvetica" w:hAnsi="Helvetica"/>
        </w:rPr>
        <w:t xml:space="preserve"> have to trade-off families for research, with fixed-term and relatively low-paying jobs </w:t>
      </w:r>
      <w:sdt>
        <w:sdtPr>
          <w:rPr>
            <w:rFonts w:ascii="Helvetica" w:hAnsi="Helvetica"/>
            <w:color w:val="000000"/>
          </w:rPr>
          <w:tag w:val="MENDELEY_CITATION_v3_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"/>
          <w:id w:val="1969614190"/>
          <w:placeholder>
            <w:docPart w:val="DefaultPlaceholder_-1854013440"/>
          </w:placeholder>
        </w:sdtPr>
        <w:sdtContent>
          <w:r>
            <w:rPr>
              <w:rFonts w:ascii="Helvetica" w:hAnsi="Helvetica"/>
              <w:color w:val="000000"/>
            </w:rPr>
            <w:t>[10]</w:t>
          </w:r>
        </w:sdtContent>
      </w:sdt>
      <w:r>
        <w:rPr>
          <w:rFonts w:ascii="Helvetica" w:hAnsi="Helvetica"/>
        </w:rPr>
        <w:t xml:space="preserve">. </w:t>
      </w:r>
    </w:p>
    <w:p w:rsidR="005D18C1" w:rsidRDefault="005D18C1">
      <w:pPr>
        <w:rPr>
          <w:rFonts w:ascii="Helvetica" w:hAnsi="Helvetica"/>
        </w:rPr>
      </w:pPr>
    </w:p>
    <w:p w:rsidR="005D18C1" w:rsidRDefault="006C4A5E">
      <w:pPr>
        <w:rPr>
          <w:rFonts w:ascii="Helvetica" w:hAnsi="Helvetica"/>
        </w:rPr>
      </w:pPr>
      <w:r>
        <w:rPr>
          <w:rFonts w:ascii="Helvetica" w:hAnsi="Helvetica"/>
        </w:rPr>
        <w:t xml:space="preserve">Despite widely claimed that publication expectation and career duration have surged, empirical quantification and the determinants of the evolution of academic profiles over time remains understudied. In addition to research productivity, which directly predicts success and time to recruitment </w:t>
      </w:r>
      <w:sdt>
        <w:sdtPr>
          <w:rPr>
            <w:rFonts w:ascii="Helvetica" w:hAnsi="Helvetica"/>
            <w:color w:val="000000"/>
          </w:rPr>
          <w:tag w:val="MENDELEY_CITATION_v3_eyJjaXRhdGlvbklEIjoiTUVOREVMRVlfQ0lUQVRJT05fZDUwYzkwYzEtOGYzNi00OTYzLWExNTMtZTdmOTQ1ZDhiMjg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925487250"/>
          <w:placeholder>
            <w:docPart w:val="DefaultPlaceholder_-1854013440"/>
          </w:placeholder>
        </w:sdtPr>
        <w:sdtContent>
          <w:r>
            <w:rPr>
              <w:rFonts w:ascii="Helvetica" w:hAnsi="Helvetica"/>
              <w:color w:val="000000"/>
            </w:rPr>
            <w:t>[11]</w:t>
          </w:r>
        </w:sdtContent>
      </w:sdt>
      <w:r>
        <w:rPr>
          <w:rFonts w:ascii="Helvetica" w:hAnsi="Helvetica"/>
        </w:rPr>
        <w:t xml:space="preserve">, prestige and origin of doctoral-granting institutions </w:t>
      </w:r>
      <w:proofErr w:type="gramStart"/>
      <w:r>
        <w:rPr>
          <w:rFonts w:ascii="Helvetica" w:hAnsi="Helvetica"/>
        </w:rPr>
        <w:t>have</w:t>
      </w:r>
      <w:proofErr w:type="gramEnd"/>
      <w:r>
        <w:rPr>
          <w:rFonts w:ascii="Helvetica" w:hAnsi="Helvetica"/>
        </w:rPr>
        <w:t xml:space="preserve"> become a critical indicator for academic employment </w:t>
      </w:r>
      <w:sdt>
        <w:sdtPr>
          <w:rPr>
            <w:rFonts w:ascii="Helvetica" w:hAnsi="Helvetica"/>
            <w:color w:val="000000"/>
          </w:rPr>
          <w:tag w:val="MENDELEY_CITATION_v3_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"/>
          <w:id w:val="1278836419"/>
          <w:placeholder>
            <w:docPart w:val="DefaultPlaceholder_-1854013440"/>
          </w:placeholder>
        </w:sdtPr>
        <w:sdtContent>
          <w:r>
            <w:rPr>
              <w:rFonts w:ascii="Helvetica" w:hAnsi="Helvetica"/>
              <w:color w:val="000000"/>
            </w:rPr>
            <w:t>[11]</w:t>
          </w:r>
        </w:sdtContent>
      </w:sdt>
      <w:r>
        <w:rPr>
          <w:rFonts w:ascii="Helvetica" w:hAnsi="Helvetica"/>
        </w:rPr>
        <w:t xml:space="preserve">, especially in East Asian countries </w:t>
      </w:r>
      <w:sdt>
        <w:sdtPr>
          <w:rPr>
            <w:rFonts w:ascii="Helvetica" w:hAnsi="Helvetica"/>
            <w:color w:val="000000"/>
          </w:rPr>
          <w:tag w:val="MENDELEY_CITATION_v3_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"/>
          <w:id w:val="-1384557062"/>
          <w:placeholder>
            <w:docPart w:val="5F2739A4D82A71429E8F88964A2C31B8"/>
          </w:placeholder>
        </w:sdtPr>
        <w:sdtContent>
          <w:r>
            <w:rPr>
              <w:rFonts w:ascii="Helvetica" w:hAnsi="Helvetica"/>
              <w:color w:val="000000"/>
            </w:rPr>
            <w:t>[12]</w:t>
          </w:r>
        </w:sdtContent>
      </w:sdt>
      <w:r>
        <w:rPr>
          <w:rFonts w:ascii="Helvetica" w:hAnsi="Helvetica"/>
        </w:rPr>
        <w:t xml:space="preserve">. With their initiative to build world-class universities, many East Asian universities preferentially recruit returnees </w:t>
      </w:r>
      <w:r>
        <w:rPr>
          <w:rFonts w:ascii="Helvetica" w:hAnsi="Helvetica" w:hint="eastAsia"/>
        </w:rPr>
        <w:t>w</w:t>
      </w:r>
      <w:r>
        <w:rPr>
          <w:rFonts w:ascii="Helvetica" w:hAnsi="Helvetica"/>
        </w:rPr>
        <w:t>ho obtain PhD degree</w:t>
      </w:r>
      <w:ins w:id="20" w:author="genchanghsu" w:date="2022-01-13T13:21:00Z">
        <w:r>
          <w:rPr>
            <w:rFonts w:ascii="Helvetica" w:hAnsi="Helvetica"/>
          </w:rPr>
          <w:t>s</w:t>
        </w:r>
      </w:ins>
      <w:r>
        <w:rPr>
          <w:rFonts w:ascii="Helvetica" w:hAnsi="Helvetica"/>
        </w:rPr>
        <w:t xml:space="preserve"> from top-ranking universities in Western countries. Hence, competition for limited tenure-track positions is exacerbated when foreign PhDs are favored, leaving domestically-trained PhDs substantially deprived </w:t>
      </w:r>
      <w:ins w:id="21" w:author="." w:date="2022-01-13T05:57:00Z">
        <w:r>
          <w:rPr>
            <w:rFonts w:ascii="Helvetica" w:eastAsiaTheme="minorEastAsia" w:hAnsi="Helvetica" w:hint="eastAsia"/>
          </w:rPr>
          <w:t>of</w:t>
        </w:r>
      </w:ins>
      <w:del w:id="22" w:author="." w:date="2022-01-13T05:57:00Z">
        <w:r>
          <w:rPr>
            <w:rFonts w:ascii="Helvetica" w:hAnsi="Helvetica"/>
          </w:rPr>
          <w:delText>from</w:delText>
        </w:r>
      </w:del>
      <w:r>
        <w:rPr>
          <w:rFonts w:ascii="Helvetica" w:hAnsi="Helvetica"/>
        </w:rPr>
        <w:t xml:space="preserve"> career development </w:t>
      </w:r>
      <w:proofErr w:type="gramStart"/>
      <w:r>
        <w:rPr>
          <w:rFonts w:ascii="Helvetica" w:hAnsi="Helvetica"/>
        </w:rPr>
        <w:t>opportunities</w:t>
      </w:r>
      <w:proofErr w:type="gramEnd"/>
      <w:sdt>
        <w:sdtPr>
          <w:rPr>
            <w:rFonts w:ascii="Helvetica" w:hAnsi="Helvetica"/>
            <w:color w:val="000000"/>
          </w:rPr>
          <w:tag w:val="MENDELEY_CITATION_v3_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"/>
          <w:id w:val="-1765221639"/>
          <w:placeholder>
            <w:docPart w:val="DefaultPlaceholder_-1854013440"/>
          </w:placeholder>
        </w:sdtPr>
        <w:sdtContent>
          <w:r>
            <w:rPr>
              <w:rFonts w:ascii="Helvetica" w:hAnsi="Helvetica"/>
              <w:color w:val="000000"/>
            </w:rPr>
            <w:t>[13]</w:t>
          </w:r>
        </w:sdtContent>
      </w:sdt>
      <w:r>
        <w:rPr>
          <w:rFonts w:ascii="Helvetica" w:hAnsi="Helvetica"/>
        </w:rPr>
        <w:t xml:space="preserve">. Yet, whether and to what extent publication expectation and career duration differ between foreign and domestic PhDs, and if their academic productivity varies between pre- and post-employment, remain largely unexplored. </w:t>
      </w:r>
    </w:p>
    <w:p w:rsidR="005D18C1" w:rsidRDefault="005D18C1">
      <w:pPr>
        <w:rPr>
          <w:rFonts w:ascii="Helvetica" w:hAnsi="Helvetica"/>
        </w:rPr>
      </w:pPr>
    </w:p>
    <w:p w:rsidR="005D18C1" w:rsidRDefault="006C4A5E">
      <w:pPr>
        <w:rPr>
          <w:rFonts w:ascii="Helvetica" w:hAnsi="Helvetica"/>
        </w:rPr>
      </w:pPr>
      <w:r>
        <w:rPr>
          <w:rFonts w:ascii="Helvetica" w:hAnsi="Helvetica"/>
        </w:rPr>
        <w:t xml:space="preserve">In this study, we examine how academic performance </w:t>
      </w:r>
      <w:del w:id="23" w:author="." w:date="2022-01-13T06:01:00Z">
        <w:r>
          <w:rPr>
            <w:rFonts w:ascii="Helvetica" w:hAnsi="Helvetica"/>
          </w:rPr>
          <w:delText xml:space="preserve">and </w:delText>
        </w:r>
      </w:del>
      <w:ins w:id="24" w:author="." w:date="2022-01-13T06:01:00Z">
        <w:r>
          <w:rPr>
            <w:rFonts w:ascii="Helvetica" w:eastAsiaTheme="minorEastAsia" w:hAnsi="Helvetica" w:hint="eastAsia"/>
          </w:rPr>
          <w:t>as well as</w:t>
        </w:r>
        <w:r>
          <w:rPr>
            <w:rFonts w:ascii="Helvetica" w:hAnsi="Helvetica"/>
          </w:rPr>
          <w:t xml:space="preserve"> </w:t>
        </w:r>
      </w:ins>
      <w:r>
        <w:rPr>
          <w:rFonts w:ascii="Helvetica" w:hAnsi="Helvetica"/>
        </w:rPr>
        <w:t xml:space="preserve">the duration required </w:t>
      </w:r>
      <w:proofErr w:type="gramStart"/>
      <w:r>
        <w:rPr>
          <w:rFonts w:ascii="Helvetica" w:hAnsi="Helvetica"/>
        </w:rPr>
        <w:t>to secure</w:t>
      </w:r>
      <w:proofErr w:type="gramEnd"/>
      <w:r>
        <w:rPr>
          <w:rFonts w:ascii="Helvetica" w:hAnsi="Helvetica"/>
        </w:rPr>
        <w:t xml:space="preserve"> a faculty position and promotion to full professor changed over time, and their links to PhD prestige, PhD origin, and gender. </w:t>
      </w:r>
      <w:commentRangeStart w:id="25"/>
      <w:r>
        <w:rPr>
          <w:rFonts w:ascii="Helvetica" w:hAnsi="Helvetica"/>
        </w:rPr>
        <w:t>Specifically, we test the following</w:t>
      </w:r>
      <w:ins w:id="26" w:author="genchanghsu" w:date="2022-01-13T13:24:00Z">
        <w:r>
          <w:rPr>
            <w:rFonts w:ascii="Helvetica" w:hAnsi="Helvetica"/>
          </w:rPr>
          <w:t xml:space="preserve"> questions</w:t>
        </w:r>
      </w:ins>
      <w:commentRangeEnd w:id="25"/>
      <w:r>
        <w:commentReference w:id="25"/>
      </w:r>
      <w:ins w:id="27" w:author="genchanghsu" w:date="2022-01-13T13:22:00Z">
        <w:r>
          <w:rPr>
            <w:rFonts w:ascii="Helvetica" w:hAnsi="Helvetica"/>
          </w:rPr>
          <w:t>:</w:t>
        </w:r>
      </w:ins>
      <w:del w:id="28" w:author="genchanghsu" w:date="2022-01-13T13:22:00Z">
        <w:r>
          <w:rPr>
            <w:rFonts w:ascii="Helvetica" w:hAnsi="Helvetica"/>
          </w:rPr>
          <w:delText xml:space="preserve">. </w:delText>
        </w:r>
      </w:del>
      <w:ins w:id="29" w:author="genchanghsu" w:date="2022-01-13T13:22:00Z">
        <w:r>
          <w:rPr>
            <w:rFonts w:ascii="Helvetica" w:hAnsi="Helvetica"/>
          </w:rPr>
          <w:t xml:space="preserve"> </w:t>
        </w:r>
      </w:ins>
      <w:del w:id="30" w:author="genchanghsu" w:date="2022-01-13T13:23:00Z">
        <w:r>
          <w:rPr>
            <w:rFonts w:ascii="Helvetica" w:hAnsi="Helvetica"/>
          </w:rPr>
          <w:delText>First,</w:delText>
        </w:r>
      </w:del>
      <w:ins w:id="31" w:author="genchanghsu" w:date="2022-01-13T13:23:00Z">
        <w:r>
          <w:rPr>
            <w:rFonts w:ascii="Helvetica" w:hAnsi="Helvetica"/>
          </w:rPr>
          <w:t>(1)</w:t>
        </w:r>
      </w:ins>
      <w:del w:id="32" w:author="genchanghsu" w:date="2022-01-13T13:23:00Z">
        <w:r>
          <w:rPr>
            <w:rFonts w:ascii="Helvetica" w:hAnsi="Helvetica"/>
          </w:rPr>
          <w:delText xml:space="preserve"> </w:delText>
        </w:r>
      </w:del>
      <w:ins w:id="33" w:author="genchanghsu" w:date="2022-01-13T13:23:00Z">
        <w:r>
          <w:rPr>
            <w:rFonts w:ascii="Helvetica" w:hAnsi="Helvetica"/>
          </w:rPr>
          <w:t xml:space="preserve"> H</w:t>
        </w:r>
      </w:ins>
      <w:del w:id="34" w:author="genchanghsu" w:date="2022-01-13T13:23:00Z">
        <w:r>
          <w:rPr>
            <w:rFonts w:ascii="Helvetica" w:hAnsi="Helvetica"/>
          </w:rPr>
          <w:delText>h</w:delText>
        </w:r>
      </w:del>
      <w:r>
        <w:rPr>
          <w:rFonts w:ascii="Helvetica" w:hAnsi="Helvetica"/>
        </w:rPr>
        <w:t xml:space="preserve">ave publication expectations and time to getting a faculty position or promotion </w:t>
      </w:r>
      <w:proofErr w:type="gramStart"/>
      <w:r>
        <w:rPr>
          <w:rFonts w:ascii="Helvetica" w:hAnsi="Helvetica"/>
        </w:rPr>
        <w:t>risen</w:t>
      </w:r>
      <w:proofErr w:type="gramEnd"/>
      <w:r>
        <w:rPr>
          <w:rFonts w:ascii="Helvetica" w:hAnsi="Helvetica"/>
        </w:rPr>
        <w:t xml:space="preserve"> over time? </w:t>
      </w:r>
      <w:del w:id="35" w:author="genchanghsu" w:date="2022-01-13T13:23:00Z">
        <w:r>
          <w:rPr>
            <w:rFonts w:ascii="Helvetica" w:hAnsi="Helvetica"/>
          </w:rPr>
          <w:delText>Second,</w:delText>
        </w:r>
      </w:del>
      <w:ins w:id="36" w:author="genchanghsu" w:date="2022-01-13T13:23:00Z">
        <w:r>
          <w:rPr>
            <w:rFonts w:ascii="Helvetica" w:hAnsi="Helvetica"/>
          </w:rPr>
          <w:t>(2)</w:t>
        </w:r>
      </w:ins>
      <w:r>
        <w:rPr>
          <w:rFonts w:ascii="Helvetica" w:hAnsi="Helvetica"/>
        </w:rPr>
        <w:t xml:space="preserve"> </w:t>
      </w:r>
      <w:ins w:id="37" w:author="genchanghsu" w:date="2022-01-13T13:23:00Z">
        <w:r>
          <w:rPr>
            <w:rFonts w:ascii="Helvetica" w:hAnsi="Helvetica"/>
          </w:rPr>
          <w:t>I</w:t>
        </w:r>
      </w:ins>
      <w:del w:id="38" w:author="genchanghsu" w:date="2022-01-13T13:23:00Z">
        <w:r>
          <w:rPr>
            <w:rFonts w:ascii="Helvetica" w:hAnsi="Helvetica"/>
          </w:rPr>
          <w:delText>i</w:delText>
        </w:r>
      </w:del>
      <w:r>
        <w:rPr>
          <w:rFonts w:ascii="Helvetica" w:hAnsi="Helvetica"/>
        </w:rPr>
        <w:t xml:space="preserve">s </w:t>
      </w:r>
      <w:ins w:id="39" w:author="genchanghsu" w:date="2022-01-13T13:23:00Z">
        <w:r>
          <w:rPr>
            <w:rFonts w:ascii="Helvetica" w:hAnsi="Helvetica"/>
          </w:rPr>
          <w:t xml:space="preserve">the </w:t>
        </w:r>
      </w:ins>
      <w:r>
        <w:rPr>
          <w:rFonts w:ascii="Helvetica" w:hAnsi="Helvetica"/>
        </w:rPr>
        <w:t>time to getting a faculty position and promotion determined by PhD prestige and origin, academic performance, and</w:t>
      </w:r>
      <w:del w:id="40" w:author="genchanghsu" w:date="2022-01-13T13:23:00Z">
        <w:r>
          <w:rPr>
            <w:rFonts w:ascii="Helvetica" w:hAnsi="Helvetica"/>
          </w:rPr>
          <w:delText>/or</w:delText>
        </w:r>
      </w:del>
      <w:r>
        <w:rPr>
          <w:rFonts w:ascii="Helvetica" w:hAnsi="Helvetica"/>
        </w:rPr>
        <w:t xml:space="preserve"> gender? </w:t>
      </w:r>
      <w:del w:id="41" w:author="genchanghsu" w:date="2022-01-13T13:23:00Z">
        <w:r>
          <w:rPr>
            <w:rFonts w:ascii="Helvetica" w:hAnsi="Helvetica"/>
          </w:rPr>
          <w:delText>Third</w:delText>
        </w:r>
      </w:del>
      <w:del w:id="42" w:author="genchanghsu" w:date="2022-01-13T13:24:00Z">
        <w:r>
          <w:rPr>
            <w:rFonts w:ascii="Helvetica" w:hAnsi="Helvetica"/>
          </w:rPr>
          <w:delText>,</w:delText>
        </w:r>
      </w:del>
      <w:ins w:id="43" w:author="genchanghsu" w:date="2022-01-13T13:24:00Z">
        <w:r>
          <w:rPr>
            <w:rFonts w:ascii="Helvetica" w:hAnsi="Helvetica"/>
          </w:rPr>
          <w:t>(3)</w:t>
        </w:r>
      </w:ins>
      <w:r>
        <w:rPr>
          <w:rFonts w:ascii="Helvetica" w:hAnsi="Helvetica"/>
        </w:rPr>
        <w:t xml:space="preserve"> </w:t>
      </w:r>
      <w:ins w:id="44" w:author="genchanghsu" w:date="2022-01-13T13:24:00Z">
        <w:r>
          <w:rPr>
            <w:rFonts w:ascii="Helvetica" w:hAnsi="Helvetica"/>
          </w:rPr>
          <w:t>D</w:t>
        </w:r>
      </w:ins>
      <w:del w:id="45" w:author="genchanghsu" w:date="2022-01-13T13:24:00Z">
        <w:r>
          <w:rPr>
            <w:rFonts w:ascii="Helvetica" w:hAnsi="Helvetica"/>
          </w:rPr>
          <w:delText>d</w:delText>
        </w:r>
      </w:del>
      <w:r>
        <w:rPr>
          <w:rFonts w:ascii="Helvetica" w:hAnsi="Helvetica"/>
        </w:rPr>
        <w:t xml:space="preserve">o new PI and promoted full professors vary in academic performance before and after getting a job and promotion? To address </w:t>
      </w:r>
      <w:r>
        <w:rPr>
          <w:rFonts w:ascii="Helvetica" w:hAnsi="Helvetica"/>
        </w:rPr>
        <w:lastRenderedPageBreak/>
        <w:t xml:space="preserve">these questions, we study the trend between 1987 and 2021 on 140 faculty members in the field of biological sciences in Taiwan. </w:t>
      </w:r>
      <w:commentRangeStart w:id="46"/>
      <w:r>
        <w:rPr>
          <w:rFonts w:ascii="Helvetica" w:hAnsi="Helvetica"/>
        </w:rPr>
        <w:t>With this study</w:t>
      </w:r>
      <w:commentRangeEnd w:id="46"/>
      <w:r>
        <w:rPr>
          <w:rStyle w:val="a5"/>
        </w:rPr>
        <w:commentReference w:id="46"/>
      </w:r>
      <w:r>
        <w:rPr>
          <w:rFonts w:ascii="Helvetica" w:hAnsi="Helvetica"/>
        </w:rPr>
        <w:t xml:space="preserve"> we aim to provide empirical evidence to illustrate temporal variations in how much researchers have to publish to secure a faculty position and promotion, the role of PhD prestige and origin</w:t>
      </w:r>
      <w:ins w:id="47" w:author="." w:date="2022-01-13T06:11:00Z">
        <w:r>
          <w:rPr>
            <w:rFonts w:ascii="Helvetica" w:eastAsiaTheme="minorEastAsia" w:hAnsi="Helvetica" w:hint="eastAsia"/>
          </w:rPr>
          <w:t xml:space="preserve"> as well as gender</w:t>
        </w:r>
      </w:ins>
      <w:ins w:id="48" w:author="." w:date="2022-01-13T06:09:00Z">
        <w:r>
          <w:rPr>
            <w:rFonts w:ascii="Helvetica" w:eastAsiaTheme="minorEastAsia" w:hAnsi="Helvetica" w:hint="eastAsia"/>
          </w:rPr>
          <w:t xml:space="preserve"> in </w:t>
        </w:r>
      </w:ins>
      <w:ins w:id="49" w:author="." w:date="2022-01-13T06:10:00Z">
        <w:r>
          <w:rPr>
            <w:rFonts w:ascii="Helvetica" w:eastAsiaTheme="minorEastAsia" w:hAnsi="Helvetica" w:hint="eastAsia"/>
          </w:rPr>
          <w:t xml:space="preserve">determining the </w:t>
        </w:r>
      </w:ins>
      <w:ins w:id="50" w:author="." w:date="2022-01-13T06:11:00Z">
        <w:r>
          <w:rPr>
            <w:rFonts w:ascii="Helvetica" w:eastAsiaTheme="minorEastAsia" w:hAnsi="Helvetica" w:hint="eastAsia"/>
          </w:rPr>
          <w:t>success</w:t>
        </w:r>
      </w:ins>
      <w:ins w:id="51" w:author="." w:date="2022-01-13T06:10:00Z">
        <w:r>
          <w:rPr>
            <w:rFonts w:ascii="Helvetica" w:eastAsiaTheme="minorEastAsia" w:hAnsi="Helvetica" w:hint="eastAsia"/>
          </w:rPr>
          <w:t xml:space="preserve"> of </w:t>
        </w:r>
      </w:ins>
      <w:ins w:id="52" w:author="." w:date="2022-01-13T06:09:00Z">
        <w:r>
          <w:rPr>
            <w:rFonts w:ascii="Helvetica" w:eastAsiaTheme="minorEastAsia" w:hAnsi="Helvetica" w:hint="eastAsia"/>
          </w:rPr>
          <w:t>academic employment</w:t>
        </w:r>
      </w:ins>
      <w:r>
        <w:rPr>
          <w:rFonts w:ascii="Helvetica" w:hAnsi="Helvetica"/>
        </w:rPr>
        <w:t xml:space="preserve">, and how these factors contribute to </w:t>
      </w:r>
      <w:ins w:id="53" w:author="." w:date="2022-01-13T06:12:00Z">
        <w:r>
          <w:rPr>
            <w:rFonts w:ascii="Helvetica" w:eastAsiaTheme="minorEastAsia" w:hAnsi="Helvetica" w:hint="eastAsia"/>
          </w:rPr>
          <w:t xml:space="preserve">their </w:t>
        </w:r>
      </w:ins>
      <w:r>
        <w:rPr>
          <w:rFonts w:ascii="Helvetica" w:hAnsi="Helvetica"/>
        </w:rPr>
        <w:t xml:space="preserve">future academic performance. </w:t>
      </w:r>
    </w:p>
    <w:p w:rsidR="005D18C1" w:rsidRDefault="005D18C1">
      <w:pPr>
        <w:rPr>
          <w:rFonts w:ascii="Helvetica" w:hAnsi="Helvetica"/>
        </w:rPr>
      </w:pPr>
    </w:p>
    <w:p w:rsidR="005D18C1" w:rsidRDefault="005D18C1">
      <w:pPr>
        <w:rPr>
          <w:rFonts w:ascii="Helvetica" w:hAnsi="Helvetica"/>
        </w:rPr>
      </w:pPr>
    </w:p>
    <w:p w:rsidR="005D18C1" w:rsidRDefault="006C4A5E">
      <w:pPr>
        <w:rPr>
          <w:rFonts w:ascii="Helvetica" w:hAnsi="Helvetica"/>
          <w:b/>
          <w:bCs/>
        </w:rPr>
      </w:pPr>
      <w:r>
        <w:rPr>
          <w:rFonts w:ascii="Helvetica" w:hAnsi="Helvetica"/>
          <w:b/>
          <w:bCs/>
        </w:rPr>
        <w:t>Materials and Methods:</w:t>
      </w:r>
    </w:p>
    <w:p w:rsidR="005D18C1" w:rsidRDefault="006C4A5E">
      <w:pPr>
        <w:pStyle w:val="af1"/>
        <w:numPr>
          <w:ilvl w:val="0"/>
          <w:numId w:val="2"/>
        </w:numPr>
        <w:rPr>
          <w:rFonts w:ascii="Helvetica" w:hAnsi="Helvetica"/>
        </w:rPr>
      </w:pPr>
      <w:r>
        <w:rPr>
          <w:rFonts w:ascii="Helvetica" w:hAnsi="Helvetica"/>
        </w:rPr>
        <w:t>Survey materials</w:t>
      </w:r>
    </w:p>
    <w:p w:rsidR="005D18C1" w:rsidRDefault="006C4A5E">
      <w:pPr>
        <w:rPr>
          <w:rFonts w:ascii="Helvetica" w:hAnsi="Helvetica"/>
        </w:rPr>
      </w:pPr>
      <w:r>
        <w:rPr>
          <w:rFonts w:ascii="Helvetica" w:hAnsi="Helvetica"/>
        </w:rPr>
        <w:t xml:space="preserve">In total, we surveyed 702 tenure-track </w:t>
      </w:r>
      <w:proofErr w:type="gramStart"/>
      <w:r>
        <w:rPr>
          <w:rFonts w:ascii="Helvetica" w:hAnsi="Helvetica"/>
        </w:rPr>
        <w:t>faculty</w:t>
      </w:r>
      <w:proofErr w:type="gramEnd"/>
      <w:r>
        <w:rPr>
          <w:rFonts w:ascii="Helvetica" w:hAnsi="Helvetica"/>
        </w:rPr>
        <w:t xml:space="preserve"> at seven universities and one research institute. Of all universities in Taiwan, these seven were qualified as research-intensive universities and were ranked </w:t>
      </w:r>
      <w:commentRangeStart w:id="54"/>
      <w:r>
        <w:rPr>
          <w:rFonts w:ascii="Helvetica" w:hAnsi="Helvetica"/>
        </w:rPr>
        <w:t>top 150</w:t>
      </w:r>
      <w:commentRangeEnd w:id="54"/>
      <w:r>
        <w:commentReference w:id="54"/>
      </w:r>
      <w:r>
        <w:rPr>
          <w:rFonts w:ascii="Helvetica" w:hAnsi="Helvetica"/>
        </w:rPr>
        <w:t xml:space="preserve"> according to five key metrics based on 2022 QS Asia University Rankings (</w:t>
      </w:r>
      <w:hyperlink r:id="rId10" w:history="1">
        <w:r>
          <w:rPr>
            <w:rStyle w:val="af0"/>
            <w:rFonts w:ascii="Helvetica" w:hAnsi="Helvetica"/>
          </w:rPr>
          <w:t>https://www.topuniversities.com/</w:t>
        </w:r>
      </w:hyperlink>
      <w:r>
        <w:rPr>
          <w:rFonts w:ascii="Helvetica" w:hAnsi="Helvetica"/>
        </w:rPr>
        <w:t xml:space="preserve">). </w:t>
      </w:r>
      <w:proofErr w:type="spellStart"/>
      <w:r>
        <w:rPr>
          <w:rFonts w:ascii="Helvetica" w:hAnsi="Helvetica"/>
        </w:rPr>
        <w:t>We</w:t>
      </w:r>
      <w:del w:id="55" w:author="." w:date="2022-01-13T06:12:00Z">
        <w:r>
          <w:rPr>
            <w:rFonts w:ascii="Helvetica" w:hAnsi="Helvetica"/>
          </w:rPr>
          <w:delText xml:space="preserve"> have </w:delText>
        </w:r>
      </w:del>
      <w:r>
        <w:rPr>
          <w:rFonts w:ascii="Helvetica" w:hAnsi="Helvetica"/>
        </w:rPr>
        <w:t>also</w:t>
      </w:r>
      <w:proofErr w:type="spellEnd"/>
      <w:r>
        <w:rPr>
          <w:rFonts w:ascii="Helvetica" w:hAnsi="Helvetica"/>
        </w:rPr>
        <w:t xml:space="preserve"> included academics from Academia </w:t>
      </w:r>
      <w:proofErr w:type="spellStart"/>
      <w:r>
        <w:rPr>
          <w:rFonts w:ascii="Helvetica" w:hAnsi="Helvetica"/>
        </w:rPr>
        <w:t>Sinica</w:t>
      </w:r>
      <w:proofErr w:type="spellEnd"/>
      <w:r>
        <w:rPr>
          <w:rFonts w:ascii="Helvetica" w:hAnsi="Helvetica"/>
        </w:rPr>
        <w:t xml:space="preserve">, a leading academic institution in Taiwan. Together, these eight institutes encompass 34 academic departments/divisions that serve as tenure homes </w:t>
      </w:r>
      <w:del w:id="56" w:author="." w:date="2022-01-13T06:13:00Z">
        <w:r>
          <w:rPr>
            <w:rFonts w:ascii="Helvetica" w:hAnsi="Helvetica"/>
          </w:rPr>
          <w:delText xml:space="preserve">of </w:delText>
        </w:r>
      </w:del>
      <w:ins w:id="57" w:author="." w:date="2022-01-13T06:13:00Z">
        <w:r>
          <w:rPr>
            <w:rFonts w:ascii="Helvetica" w:eastAsiaTheme="minorEastAsia" w:hAnsi="Helvetica" w:hint="eastAsia"/>
          </w:rPr>
          <w:t>to</w:t>
        </w:r>
        <w:r>
          <w:rPr>
            <w:rFonts w:ascii="Helvetica" w:hAnsi="Helvetica"/>
          </w:rPr>
          <w:t xml:space="preserve"> </w:t>
        </w:r>
      </w:ins>
      <w:r>
        <w:rPr>
          <w:rFonts w:ascii="Helvetica" w:hAnsi="Helvetica"/>
        </w:rPr>
        <w:t xml:space="preserve">the field of biological and environmental sciences (e.g., ecology, evolution, biodiversity, zoology, and botany; see Appendix A for details). </w:t>
      </w:r>
      <w:commentRangeStart w:id="58"/>
      <w:r>
        <w:rPr>
          <w:rFonts w:ascii="Helvetica" w:hAnsi="Helvetica"/>
        </w:rPr>
        <w:t xml:space="preserve">We excluded </w:t>
      </w:r>
      <w:ins w:id="59" w:author="." w:date="2022-01-13T06:14:00Z">
        <w:r>
          <w:rPr>
            <w:rFonts w:ascii="Helvetica" w:eastAsiaTheme="minorEastAsia" w:hAnsi="Helvetica" w:hint="eastAsia"/>
          </w:rPr>
          <w:t>researchers</w:t>
        </w:r>
      </w:ins>
      <w:del w:id="60" w:author="." w:date="2022-01-13T06:14:00Z">
        <w:r>
          <w:rPr>
            <w:rFonts w:ascii="Helvetica" w:hAnsi="Helvetica"/>
          </w:rPr>
          <w:delText>those</w:delText>
        </w:r>
      </w:del>
      <w:r>
        <w:rPr>
          <w:rFonts w:ascii="Helvetica" w:hAnsi="Helvetica"/>
        </w:rPr>
        <w:t xml:space="preserve"> in biomedical </w:t>
      </w:r>
      <w:ins w:id="61" w:author="." w:date="2022-01-13T06:16:00Z">
        <w:r>
          <w:rPr>
            <w:rFonts w:ascii="Helvetica" w:eastAsiaTheme="minorEastAsia" w:hAnsi="Helvetica" w:hint="eastAsia"/>
          </w:rPr>
          <w:t xml:space="preserve">sciences </w:t>
        </w:r>
      </w:ins>
      <w:del w:id="62" w:author="." w:date="2022-01-13T06:16:00Z">
        <w:r>
          <w:rPr>
            <w:rFonts w:ascii="Helvetica" w:hAnsi="Helvetica"/>
          </w:rPr>
          <w:delText xml:space="preserve">fields </w:delText>
        </w:r>
      </w:del>
      <w:r>
        <w:rPr>
          <w:rFonts w:ascii="Helvetica" w:hAnsi="Helvetica"/>
        </w:rPr>
        <w:t xml:space="preserve">because publication rates, performance, and collaboration opportunities can vary considerably </w:t>
      </w:r>
      <w:del w:id="63" w:author="." w:date="2022-01-13T06:15:00Z">
        <w:r>
          <w:rPr>
            <w:rFonts w:ascii="Helvetica" w:hAnsi="Helvetica"/>
          </w:rPr>
          <w:delText xml:space="preserve">among </w:delText>
        </w:r>
      </w:del>
      <w:del w:id="64" w:author="." w:date="2022-01-13T06:14:00Z">
        <w:r>
          <w:rPr>
            <w:rFonts w:ascii="Helvetica" w:hAnsi="Helvetica"/>
          </w:rPr>
          <w:delText xml:space="preserve">different </w:delText>
        </w:r>
      </w:del>
      <w:ins w:id="65" w:author="." w:date="2022-01-13T06:14:00Z">
        <w:r>
          <w:rPr>
            <w:rFonts w:ascii="Helvetica" w:eastAsiaTheme="minorEastAsia" w:hAnsi="Helvetica" w:hint="eastAsia"/>
          </w:rPr>
          <w:t>thes</w:t>
        </w:r>
      </w:ins>
      <w:ins w:id="66" w:author="." w:date="2022-01-13T06:15:00Z">
        <w:r>
          <w:rPr>
            <w:rFonts w:ascii="Helvetica" w:eastAsiaTheme="minorEastAsia" w:hAnsi="Helvetica" w:hint="eastAsia"/>
          </w:rPr>
          <w:t>e</w:t>
        </w:r>
      </w:ins>
      <w:ins w:id="67" w:author="." w:date="2022-01-13T06:14:00Z">
        <w:r>
          <w:rPr>
            <w:rFonts w:ascii="Helvetica" w:hAnsi="Helvetica"/>
          </w:rPr>
          <w:t xml:space="preserve"> </w:t>
        </w:r>
      </w:ins>
      <w:commentRangeStart w:id="68"/>
      <w:r>
        <w:rPr>
          <w:rFonts w:ascii="Helvetica" w:hAnsi="Helvetica"/>
        </w:rPr>
        <w:t>fields</w:t>
      </w:r>
      <w:commentRangeEnd w:id="68"/>
      <w:r>
        <w:rPr>
          <w:rStyle w:val="a5"/>
        </w:rPr>
        <w:commentReference w:id="68"/>
      </w:r>
      <w:r>
        <w:rPr>
          <w:rFonts w:ascii="Helvetica" w:hAnsi="Helvetica"/>
        </w:rPr>
        <w:t>.</w:t>
      </w:r>
      <w:commentRangeEnd w:id="58"/>
      <w:r>
        <w:commentReference w:id="58"/>
      </w:r>
      <w:r>
        <w:rPr>
          <w:rFonts w:ascii="Helvetica" w:hAnsi="Helvetica"/>
        </w:rPr>
        <w:t xml:space="preserve"> </w:t>
      </w:r>
    </w:p>
    <w:p w:rsidR="005D18C1" w:rsidRDefault="005D18C1">
      <w:pPr>
        <w:rPr>
          <w:rFonts w:ascii="Helvetica" w:hAnsi="Helvetica"/>
        </w:rPr>
      </w:pPr>
    </w:p>
    <w:p w:rsidR="005D18C1" w:rsidRDefault="006C4A5E">
      <w:pPr>
        <w:rPr>
          <w:rFonts w:ascii="Helvetica" w:hAnsi="Helvetica"/>
        </w:rPr>
      </w:pPr>
      <w:r>
        <w:rPr>
          <w:rFonts w:ascii="Helvetica" w:hAnsi="Helvetica"/>
        </w:rPr>
        <w:t xml:space="preserve">The survey, conducted between November and December, 2021, identified 140 who had an updated curriculum vitae (CV) online (e.g., institutional or personal websites, Open Researcher and Contributor ID (ORCID)), with key information on the year of PhD completion, the year of appointment as a new PI, the year of promotion to full professor, and data on gender, which is well-documented as a key determinant of </w:t>
      </w:r>
      <w:commentRangeStart w:id="69"/>
      <w:r>
        <w:rPr>
          <w:rFonts w:ascii="Helvetica" w:hAnsi="Helvetica"/>
        </w:rPr>
        <w:t>performance</w:t>
      </w:r>
      <w:commentRangeEnd w:id="69"/>
      <w:r>
        <w:rPr>
          <w:rStyle w:val="a5"/>
        </w:rPr>
        <w:commentReference w:id="69"/>
      </w:r>
      <w:r>
        <w:rPr>
          <w:rFonts w:ascii="Helvetica" w:hAnsi="Helvetica"/>
        </w:rPr>
        <w:t xml:space="preserve">. We also determined the ranking of the universities from which </w:t>
      </w:r>
      <w:del w:id="70" w:author="." w:date="2022-01-13T06:21:00Z">
        <w:r>
          <w:rPr>
            <w:rFonts w:ascii="Helvetica" w:hAnsi="Helvetica"/>
          </w:rPr>
          <w:delText xml:space="preserve">these </w:delText>
        </w:r>
      </w:del>
      <w:ins w:id="71" w:author="." w:date="2022-01-13T06:21:00Z">
        <w:r>
          <w:rPr>
            <w:rFonts w:ascii="Helvetica" w:eastAsiaTheme="minorEastAsia" w:hAnsi="Helvetica" w:hint="eastAsia"/>
          </w:rPr>
          <w:t>each</w:t>
        </w:r>
        <w:r>
          <w:rPr>
            <w:rFonts w:ascii="Helvetica" w:hAnsi="Helvetica"/>
          </w:rPr>
          <w:t xml:space="preserve"> </w:t>
        </w:r>
      </w:ins>
      <w:del w:id="72" w:author="." w:date="2022-01-13T06:20:00Z">
        <w:r>
          <w:rPr>
            <w:rFonts w:ascii="Helvetica" w:hAnsi="Helvetica"/>
          </w:rPr>
          <w:delText xml:space="preserve">faculty </w:delText>
        </w:r>
      </w:del>
      <w:ins w:id="73" w:author="." w:date="2022-01-13T06:20:00Z">
        <w:r>
          <w:rPr>
            <w:rFonts w:ascii="Helvetica" w:eastAsiaTheme="minorEastAsia" w:hAnsi="Helvetica" w:hint="eastAsia"/>
          </w:rPr>
          <w:t>PI</w:t>
        </w:r>
        <w:r>
          <w:rPr>
            <w:rFonts w:ascii="Helvetica" w:hAnsi="Helvetica"/>
          </w:rPr>
          <w:t xml:space="preserve"> </w:t>
        </w:r>
      </w:ins>
      <w:r>
        <w:rPr>
          <w:rFonts w:ascii="Helvetica" w:hAnsi="Helvetica"/>
        </w:rPr>
        <w:t xml:space="preserve">obtained their PhD degree, and if the degree was obtained from a university based in Taiwan. </w:t>
      </w:r>
      <w:commentRangeStart w:id="74"/>
      <w:r>
        <w:rPr>
          <w:rFonts w:ascii="Helvetica" w:hAnsi="Helvetica"/>
        </w:rPr>
        <w:t xml:space="preserve">The ranking (based on 2022 QS World University Rankings) ranged from 3 for University of Cambridge and Stanford University to </w:t>
      </w:r>
      <w:ins w:id="75" w:author="." w:date="2022-01-13T06:21:00Z">
        <w:r>
          <w:rPr>
            <w:rFonts w:ascii="Helvetica" w:eastAsiaTheme="minorEastAsia" w:hAnsi="Helvetica" w:hint="eastAsia"/>
          </w:rPr>
          <w:t>u</w:t>
        </w:r>
      </w:ins>
      <w:del w:id="76" w:author="." w:date="2022-01-13T06:21:00Z">
        <w:r>
          <w:rPr>
            <w:rFonts w:ascii="Helvetica" w:hAnsi="Helvetica"/>
          </w:rPr>
          <w:delText>U</w:delText>
        </w:r>
      </w:del>
      <w:r>
        <w:rPr>
          <w:rFonts w:ascii="Helvetica" w:hAnsi="Helvetica"/>
        </w:rPr>
        <w:t>niversities around 1200.</w:t>
      </w:r>
      <w:commentRangeEnd w:id="74"/>
      <w:r>
        <w:commentReference w:id="74"/>
      </w:r>
      <w:r>
        <w:rPr>
          <w:rFonts w:ascii="Helvetica" w:hAnsi="Helvetica"/>
        </w:rPr>
        <w:t xml:space="preserve"> </w:t>
      </w:r>
    </w:p>
    <w:p w:rsidR="005D18C1" w:rsidRDefault="005D18C1">
      <w:pPr>
        <w:rPr>
          <w:rFonts w:ascii="Helvetica" w:hAnsi="Helvetica"/>
        </w:rPr>
      </w:pPr>
    </w:p>
    <w:p w:rsidR="005D18C1" w:rsidRDefault="006C4A5E">
      <w:pPr>
        <w:pStyle w:val="af1"/>
        <w:numPr>
          <w:ilvl w:val="0"/>
          <w:numId w:val="2"/>
        </w:numPr>
        <w:rPr>
          <w:rFonts w:ascii="Helvetica" w:hAnsi="Helvetica"/>
        </w:rPr>
      </w:pPr>
      <w:commentRangeStart w:id="77"/>
      <w:r>
        <w:rPr>
          <w:rFonts w:ascii="Helvetica" w:hAnsi="Helvetica"/>
        </w:rPr>
        <w:t>Measurement of academic performance</w:t>
      </w:r>
      <w:commentRangeEnd w:id="77"/>
      <w:r>
        <w:commentReference w:id="77"/>
      </w:r>
    </w:p>
    <w:p w:rsidR="005D18C1" w:rsidRDefault="006C4A5E">
      <w:pPr>
        <w:rPr>
          <w:rFonts w:ascii="Helvetica" w:hAnsi="Helvetica"/>
        </w:rPr>
      </w:pPr>
      <w:r>
        <w:rPr>
          <w:rFonts w:ascii="Helvetica" w:hAnsi="Helvetica"/>
        </w:rPr>
        <w:t>We collected data on academic performance, measured as h-</w:t>
      </w:r>
      <w:commentRangeStart w:id="78"/>
      <w:r>
        <w:rPr>
          <w:rFonts w:ascii="Helvetica" w:hAnsi="Helvetica"/>
        </w:rPr>
        <w:t>index</w:t>
      </w:r>
      <w:commentRangeEnd w:id="78"/>
      <w:r>
        <w:rPr>
          <w:rStyle w:val="a5"/>
        </w:rPr>
        <w:commentReference w:id="78"/>
      </w:r>
      <w:r>
        <w:rPr>
          <w:rFonts w:ascii="Helvetica" w:hAnsi="Helvetica"/>
        </w:rPr>
        <w:t xml:space="preserve">, from the Publish or Perish software using Google Scholar data, which is freely available and more transparent for tenure </w:t>
      </w:r>
      <w:commentRangeStart w:id="79"/>
      <w:r>
        <w:rPr>
          <w:rFonts w:ascii="Helvetica" w:hAnsi="Helvetica"/>
        </w:rPr>
        <w:t>reviews</w:t>
      </w:r>
      <w:commentRangeEnd w:id="79"/>
      <w:r>
        <w:rPr>
          <w:rStyle w:val="a5"/>
        </w:rPr>
        <w:commentReference w:id="79"/>
      </w:r>
      <w:r>
        <w:rPr>
          <w:rFonts w:ascii="Helvetica" w:hAnsi="Helvetica"/>
        </w:rPr>
        <w:t xml:space="preserve">. We included citable publications, including peer-reviewed papers, book chapters, regardless of whether the authors are the first or corresponding authors, while PhD theses and conference presentations were excluded. We noted that there were other matrices, such as the number of published papers or citations, also commonly used for measuring academic performance. However, we found that in our study h-index was highly and linearly correlated with the number of published papers (Pearson’s correlation coefficient: </w:t>
      </w:r>
      <w:proofErr w:type="gramStart"/>
      <w:r>
        <w:rPr>
          <w:rFonts w:ascii="Helvetica" w:hAnsi="Helvetica"/>
          <w:i/>
          <w:iCs/>
        </w:rPr>
        <w:t>r</w:t>
      </w:r>
      <w:r>
        <w:rPr>
          <w:rFonts w:ascii="Helvetica" w:hAnsi="Helvetica"/>
        </w:rPr>
        <w:t>(</w:t>
      </w:r>
      <w:commentRangeStart w:id="80"/>
      <w:proofErr w:type="gramEnd"/>
      <w:r>
        <w:rPr>
          <w:rFonts w:ascii="Helvetica" w:hAnsi="Helvetica"/>
        </w:rPr>
        <w:t>350</w:t>
      </w:r>
      <w:commentRangeEnd w:id="80"/>
      <w:r>
        <w:rPr>
          <w:rStyle w:val="a5"/>
        </w:rPr>
        <w:commentReference w:id="80"/>
      </w:r>
      <w:r>
        <w:rPr>
          <w:rFonts w:ascii="Helvetica" w:hAnsi="Helvetica"/>
        </w:rPr>
        <w:t xml:space="preserve">) = </w:t>
      </w:r>
      <w:ins w:id="81" w:author="." w:date="2022-01-13T06:27:00Z">
        <w:r>
          <w:rPr>
            <w:rFonts w:ascii="Helvetica" w:eastAsiaTheme="minorEastAsia" w:hAnsi="Helvetica" w:hint="eastAsia"/>
          </w:rPr>
          <w:t>0</w:t>
        </w:r>
      </w:ins>
      <w:r>
        <w:rPr>
          <w:rFonts w:ascii="Helvetica" w:hAnsi="Helvetica"/>
        </w:rPr>
        <w:t xml:space="preserve">.906, </w:t>
      </w:r>
      <w:r>
        <w:rPr>
          <w:rFonts w:ascii="Helvetica" w:hAnsi="Helvetica"/>
          <w:i/>
          <w:iCs/>
        </w:rPr>
        <w:t xml:space="preserve">p </w:t>
      </w:r>
      <w:r>
        <w:rPr>
          <w:rFonts w:ascii="Helvetica" w:hAnsi="Helvetica"/>
        </w:rPr>
        <w:t xml:space="preserve">&lt; 0.001), as had been found </w:t>
      </w:r>
      <w:commentRangeStart w:id="82"/>
      <w:r>
        <w:rPr>
          <w:rFonts w:ascii="Helvetica" w:hAnsi="Helvetica"/>
        </w:rPr>
        <w:t>elsewhere</w:t>
      </w:r>
      <w:commentRangeEnd w:id="82"/>
      <w:r>
        <w:rPr>
          <w:rStyle w:val="a5"/>
        </w:rPr>
        <w:commentReference w:id="82"/>
      </w:r>
      <w:r>
        <w:rPr>
          <w:rFonts w:ascii="Helvetica" w:hAnsi="Helvetica"/>
        </w:rPr>
        <w:t xml:space="preserve">. We thus focused on using h-index, which incorporates the assessment of quantity (number of papers) and quality (citations) of </w:t>
      </w:r>
      <w:commentRangeStart w:id="83"/>
      <w:r>
        <w:rPr>
          <w:rFonts w:ascii="Helvetica" w:hAnsi="Helvetica"/>
        </w:rPr>
        <w:t>publication</w:t>
      </w:r>
      <w:commentRangeEnd w:id="83"/>
      <w:r>
        <w:rPr>
          <w:rStyle w:val="a5"/>
        </w:rPr>
        <w:commentReference w:id="83"/>
      </w:r>
      <w:r>
        <w:rPr>
          <w:rFonts w:ascii="Helvetica" w:hAnsi="Helvetica"/>
        </w:rPr>
        <w:t xml:space="preserve">, and is becoming generally accepted measure of academic success. </w:t>
      </w:r>
    </w:p>
    <w:p w:rsidR="005D18C1" w:rsidRDefault="005D18C1">
      <w:pPr>
        <w:rPr>
          <w:rFonts w:ascii="Helvetica" w:hAnsi="Helvetica"/>
        </w:rPr>
      </w:pPr>
    </w:p>
    <w:p w:rsidR="005D18C1" w:rsidRDefault="006C4A5E">
      <w:pPr>
        <w:rPr>
          <w:rFonts w:ascii="Helvetica" w:hAnsi="Helvetica"/>
        </w:rPr>
      </w:pPr>
      <w:proofErr w:type="gramStart"/>
      <w:r>
        <w:rPr>
          <w:rFonts w:ascii="Helvetica" w:hAnsi="Helvetica"/>
        </w:rPr>
        <w:t>h-indexes</w:t>
      </w:r>
      <w:proofErr w:type="gramEnd"/>
      <w:r>
        <w:rPr>
          <w:rFonts w:ascii="Helvetica" w:hAnsi="Helvetica"/>
        </w:rPr>
        <w:t xml:space="preserve"> were calculated within the five-year interval both before and after the year when appointed </w:t>
      </w:r>
      <w:r>
        <w:rPr>
          <w:rFonts w:ascii="Helvetica" w:hAnsi="Helvetica" w:hint="eastAsia"/>
        </w:rPr>
        <w:t>a</w:t>
      </w:r>
      <w:r>
        <w:rPr>
          <w:rFonts w:ascii="Helvetica" w:hAnsi="Helvetica"/>
        </w:rPr>
        <w:t xml:space="preserve">s a new PI, and when promoted to full professor, generating up to four h-indexes for each individual. The duration of five years was determined in our </w:t>
      </w:r>
      <w:r>
        <w:rPr>
          <w:rFonts w:ascii="Helvetica" w:hAnsi="Helvetica"/>
        </w:rPr>
        <w:lastRenderedPageBreak/>
        <w:t xml:space="preserve">study because it is commonly used to evaluate the most recent academic performance both for hiring a new PI and for promotion to full professor. The year of appointment as a new PI and promotion to full professor </w:t>
      </w:r>
      <w:r>
        <w:rPr>
          <w:rFonts w:ascii="Helvetica" w:hAnsi="Helvetica" w:hint="eastAsia"/>
        </w:rPr>
        <w:t>w</w:t>
      </w:r>
      <w:r>
        <w:rPr>
          <w:rFonts w:ascii="Helvetica" w:hAnsi="Helvetica"/>
        </w:rPr>
        <w:t>as considered as of the performance before getting a job or promotion, respectively. For example, a new PI who started the position in 2010 would have a</w:t>
      </w:r>
      <w:ins w:id="84" w:author="." w:date="2022-01-13T06:29:00Z">
        <w:r>
          <w:rPr>
            <w:rFonts w:ascii="Helvetica" w:eastAsiaTheme="minorEastAsia" w:hAnsi="Helvetica" w:hint="eastAsia"/>
          </w:rPr>
          <w:t>n</w:t>
        </w:r>
      </w:ins>
      <w:r>
        <w:rPr>
          <w:rFonts w:ascii="Helvetica" w:hAnsi="Helvetica"/>
        </w:rPr>
        <w:t xml:space="preserve"> h-index measured for publications between 2006 and 2010 (i.e., before), and another h-index measured for publications between 2011 and 2015 (i.e., after). The rationale here is that publications appearing in the year of new appointment and promotion most likely contributed to evaluation of academic performance prior to successful application and promotion as published papers or manuscripts ‘accepted’ or ‘in press’. We did not consider ‘after’ h-indexes for PIs who had got a job or had been promoted to full professors less than five years so that all performances had the same duration to compare with.</w:t>
      </w:r>
    </w:p>
    <w:p w:rsidR="005D18C1" w:rsidRDefault="005D18C1">
      <w:pPr>
        <w:rPr>
          <w:rFonts w:ascii="Helvetica" w:hAnsi="Helvetica"/>
        </w:rPr>
      </w:pPr>
    </w:p>
    <w:p w:rsidR="005D18C1" w:rsidRDefault="006C4A5E">
      <w:pPr>
        <w:pStyle w:val="af1"/>
        <w:numPr>
          <w:ilvl w:val="0"/>
          <w:numId w:val="2"/>
        </w:numPr>
        <w:rPr>
          <w:rFonts w:ascii="Helvetica" w:hAnsi="Helvetica"/>
        </w:rPr>
      </w:pPr>
      <w:r>
        <w:rPr>
          <w:rFonts w:ascii="Helvetica" w:hAnsi="Helvetica"/>
        </w:rPr>
        <w:t>Statistical analysis</w:t>
      </w:r>
    </w:p>
    <w:p w:rsidR="005D18C1" w:rsidRDefault="006C4A5E">
      <w:pPr>
        <w:rPr>
          <w:rFonts w:ascii="Helvetica" w:hAnsi="Helvetica"/>
          <w:color w:val="000000"/>
        </w:rPr>
      </w:pPr>
      <w:proofErr w:type="gramStart"/>
      <w:r>
        <w:rPr>
          <w:rFonts w:ascii="Helvetica" w:hAnsi="Helvetica"/>
          <w:i/>
          <w:iCs/>
          <w:color w:val="000000"/>
        </w:rPr>
        <w:t>Analysis of academic performance.</w:t>
      </w:r>
      <w:proofErr w:type="gramEnd"/>
      <w:r>
        <w:rPr>
          <w:rFonts w:ascii="Helvetica" w:hAnsi="Helvetica"/>
          <w:color w:val="000000"/>
        </w:rPr>
        <w:t xml:space="preserve"> To evaluate if expectations of academic performance have risen over time, we analyzed the h-indexes prior to starting as a new PI, with </w:t>
      </w:r>
      <w:commentRangeStart w:id="85"/>
      <w:r>
        <w:rPr>
          <w:rFonts w:ascii="Helvetica" w:hAnsi="Helvetica"/>
          <w:color w:val="000000"/>
        </w:rPr>
        <w:t>PhD university location</w:t>
      </w:r>
      <w:commentRangeEnd w:id="85"/>
      <w:r>
        <w:rPr>
          <w:rStyle w:val="a5"/>
        </w:rPr>
        <w:commentReference w:id="85"/>
      </w:r>
      <w:r>
        <w:rPr>
          <w:rFonts w:ascii="Helvetica" w:hAnsi="Helvetica"/>
          <w:color w:val="000000"/>
        </w:rPr>
        <w:t xml:space="preserve"> (i.e., whether </w:t>
      </w:r>
      <w:ins w:id="86" w:author="." w:date="2022-01-13T06:44:00Z">
        <w:r>
          <w:rPr>
            <w:rFonts w:ascii="Helvetica" w:eastAsiaTheme="minorEastAsia" w:hAnsi="Helvetica" w:hint="eastAsia"/>
            <w:color w:val="000000"/>
          </w:rPr>
          <w:t>the</w:t>
        </w:r>
      </w:ins>
      <w:del w:id="87" w:author="." w:date="2022-01-13T06:44:00Z">
        <w:r>
          <w:rPr>
            <w:rFonts w:ascii="Helvetica" w:hAnsi="Helvetica"/>
            <w:color w:val="000000"/>
          </w:rPr>
          <w:delText>a</w:delText>
        </w:r>
      </w:del>
      <w:r>
        <w:rPr>
          <w:rFonts w:ascii="Helvetica" w:hAnsi="Helvetica"/>
          <w:color w:val="000000"/>
        </w:rPr>
        <w:t xml:space="preserve"> PhD</w:t>
      </w:r>
      <w:ins w:id="88" w:author="." w:date="2022-01-13T06:44:00Z">
        <w:r>
          <w:rPr>
            <w:rFonts w:ascii="Helvetica" w:eastAsiaTheme="minorEastAsia" w:hAnsi="Helvetica" w:hint="eastAsia"/>
            <w:color w:val="000000"/>
          </w:rPr>
          <w:t xml:space="preserve"> degree</w:t>
        </w:r>
      </w:ins>
      <w:r>
        <w:rPr>
          <w:rFonts w:ascii="Helvetica" w:hAnsi="Helvetica"/>
          <w:color w:val="000000"/>
        </w:rPr>
        <w:t xml:space="preserve"> was obtained from a Taiwanese university), PhD university ranking, gender, and their interaction with the year when started as a new PI as explanatory factors/covariates. Likewise, the academic performance prior to promotion to full professor was analyzed in a similar manner, with the year started as a new PI replaced by the year promoted to full professor. In all models, we included the Department nested within the University as a random effect.</w:t>
      </w:r>
    </w:p>
    <w:p w:rsidR="005D18C1" w:rsidRDefault="005D18C1">
      <w:pPr>
        <w:rPr>
          <w:rFonts w:ascii="Helvetica" w:hAnsi="Helvetica"/>
          <w:color w:val="000000"/>
        </w:rPr>
      </w:pPr>
    </w:p>
    <w:p w:rsidR="005D18C1" w:rsidRDefault="006C4A5E">
      <w:pPr>
        <w:rPr>
          <w:rFonts w:ascii="Helvetica" w:hAnsi="Helvetica"/>
          <w:color w:val="000000"/>
        </w:rPr>
      </w:pPr>
      <w:r>
        <w:rPr>
          <w:rFonts w:ascii="Helvetica" w:hAnsi="Helvetica"/>
          <w:i/>
          <w:iCs/>
          <w:color w:val="000000"/>
        </w:rPr>
        <w:t xml:space="preserve">Analysis of the duration required for becoming a PI or promotion. </w:t>
      </w:r>
      <w:r>
        <w:rPr>
          <w:rFonts w:ascii="Helvetica" w:hAnsi="Helvetica"/>
          <w:color w:val="000000"/>
        </w:rPr>
        <w:t>We analyze</w:t>
      </w:r>
      <w:ins w:id="89" w:author="genchanghsu" w:date="2022-01-13T13:47:00Z">
        <w:r>
          <w:rPr>
            <w:rFonts w:ascii="Helvetica" w:hAnsi="Helvetica"/>
            <w:color w:val="000000"/>
          </w:rPr>
          <w:t>d</w:t>
        </w:r>
      </w:ins>
      <w:r>
        <w:rPr>
          <w:rFonts w:ascii="Helvetica" w:hAnsi="Helvetica"/>
          <w:color w:val="000000"/>
        </w:rPr>
        <w:t xml:space="preserve"> the duration required for becoming a new PI after obtaining a PhD by including PhD university location, PhD university ranking, gender, academic performance, and their interaction</w:t>
      </w:r>
      <w:ins w:id="90" w:author="." w:date="2022-01-13T06:54:00Z">
        <w:r>
          <w:rPr>
            <w:rFonts w:ascii="Helvetica" w:eastAsiaTheme="minorEastAsia" w:hAnsi="Helvetica" w:hint="eastAsia"/>
            <w:color w:val="000000"/>
          </w:rPr>
          <w:t>s</w:t>
        </w:r>
      </w:ins>
      <w:r>
        <w:rPr>
          <w:rFonts w:ascii="Helvetica" w:hAnsi="Helvetica"/>
          <w:color w:val="000000"/>
        </w:rPr>
        <w:t xml:space="preserve"> with the year started as a new PI as explanatory factors/covariates. The duration required for promotion to full professor was analyzed in </w:t>
      </w:r>
      <w:ins w:id="91" w:author="." w:date="2022-01-13T06:40:00Z">
        <w:r>
          <w:rPr>
            <w:rFonts w:ascii="Helvetica" w:eastAsiaTheme="minorEastAsia" w:hAnsi="Helvetica" w:hint="eastAsia"/>
            <w:color w:val="000000"/>
          </w:rPr>
          <w:t xml:space="preserve">a </w:t>
        </w:r>
      </w:ins>
      <w:r>
        <w:rPr>
          <w:rFonts w:ascii="Helvetica" w:hAnsi="Helvetica"/>
          <w:color w:val="000000"/>
        </w:rPr>
        <w:t>similar model but the year of promotion was used instead. We included the Department nested within the University as a random effect.</w:t>
      </w:r>
    </w:p>
    <w:p w:rsidR="005D18C1" w:rsidRDefault="005D18C1">
      <w:pPr>
        <w:rPr>
          <w:rFonts w:ascii="Helvetica" w:hAnsi="Helvetica"/>
          <w:color w:val="000000"/>
        </w:rPr>
      </w:pPr>
    </w:p>
    <w:p w:rsidR="005D18C1" w:rsidRDefault="006C4A5E">
      <w:pPr>
        <w:rPr>
          <w:rFonts w:ascii="Helvetica" w:hAnsi="Helvetica"/>
          <w:color w:val="000000"/>
        </w:rPr>
      </w:pPr>
      <w:commentRangeStart w:id="92"/>
      <w:proofErr w:type="gramStart"/>
      <w:r>
        <w:rPr>
          <w:rFonts w:ascii="Helvetica" w:hAnsi="Helvetica"/>
          <w:i/>
          <w:iCs/>
          <w:color w:val="000000"/>
        </w:rPr>
        <w:t>Analysis of change in academic performance</w:t>
      </w:r>
      <w:commentRangeEnd w:id="92"/>
      <w:r>
        <w:rPr>
          <w:rStyle w:val="a5"/>
        </w:rPr>
        <w:commentReference w:id="92"/>
      </w:r>
      <w:r>
        <w:rPr>
          <w:rFonts w:ascii="Helvetica" w:hAnsi="Helvetica"/>
          <w:i/>
          <w:iCs/>
          <w:color w:val="000000"/>
        </w:rPr>
        <w:t>.</w:t>
      </w:r>
      <w:proofErr w:type="gramEnd"/>
      <w:r>
        <w:rPr>
          <w:rFonts w:ascii="Helvetica" w:hAnsi="Helvetica"/>
          <w:color w:val="000000"/>
        </w:rPr>
        <w:t xml:space="preserve"> To compare performance before and after becoming a new PI, we analyzed h-indexes in </w:t>
      </w:r>
      <w:proofErr w:type="gramStart"/>
      <w:r>
        <w:rPr>
          <w:rFonts w:ascii="Helvetica" w:hAnsi="Helvetica"/>
          <w:color w:val="000000"/>
        </w:rPr>
        <w:t>a five</w:t>
      </w:r>
      <w:proofErr w:type="gramEnd"/>
      <w:r>
        <w:rPr>
          <w:rFonts w:ascii="Helvetica" w:hAnsi="Helvetica"/>
          <w:color w:val="000000"/>
        </w:rPr>
        <w:t xml:space="preserve">-year duration before and after becoming a new PI. We included </w:t>
      </w:r>
      <w:del w:id="93" w:author="." w:date="2022-01-13T06:54:00Z">
        <w:r>
          <w:rPr>
            <w:rFonts w:ascii="Helvetica" w:hAnsi="Helvetica"/>
            <w:color w:val="000000"/>
          </w:rPr>
          <w:delText xml:space="preserve">explanatory factors/covariates </w:delText>
        </w:r>
      </w:del>
      <w:r>
        <w:rPr>
          <w:rFonts w:ascii="Helvetica" w:hAnsi="Helvetica"/>
          <w:color w:val="000000"/>
        </w:rPr>
        <w:t>PhD university location, PhD university ranking, gender, the timing when h-indexes were measured (i.e., before vs. after)</w:t>
      </w:r>
      <w:ins w:id="94" w:author="." w:date="2022-01-13T06:54:00Z">
        <w:r>
          <w:rPr>
            <w:rFonts w:ascii="Helvetica" w:eastAsiaTheme="minorEastAsia" w:hAnsi="Helvetica" w:hint="eastAsia"/>
            <w:color w:val="000000"/>
          </w:rPr>
          <w:t xml:space="preserve"> as </w:t>
        </w:r>
        <w:r>
          <w:rPr>
            <w:rFonts w:ascii="Helvetica" w:eastAsiaTheme="minorEastAsia" w:hAnsi="Helvetica"/>
            <w:color w:val="000000"/>
          </w:rPr>
          <w:t>explanatory factors/covariates</w:t>
        </w:r>
      </w:ins>
      <w:r>
        <w:rPr>
          <w:rFonts w:ascii="Helvetica" w:hAnsi="Helvetica"/>
          <w:color w:val="000000"/>
        </w:rPr>
        <w:t>, and their interaction</w:t>
      </w:r>
      <w:ins w:id="95" w:author="." w:date="2022-01-13T06:54:00Z">
        <w:r>
          <w:rPr>
            <w:rFonts w:ascii="Helvetica" w:eastAsiaTheme="minorEastAsia" w:hAnsi="Helvetica" w:hint="eastAsia"/>
            <w:color w:val="000000"/>
          </w:rPr>
          <w:t>s</w:t>
        </w:r>
      </w:ins>
      <w:r>
        <w:rPr>
          <w:rFonts w:ascii="Helvetica" w:hAnsi="Helvetica"/>
          <w:color w:val="000000"/>
        </w:rPr>
        <w:t xml:space="preserve"> with the year started as a new PI. </w:t>
      </w:r>
      <w:commentRangeStart w:id="96"/>
      <w:r>
        <w:rPr>
          <w:rFonts w:ascii="Helvetica" w:hAnsi="Helvetica"/>
          <w:color w:val="000000"/>
        </w:rPr>
        <w:t xml:space="preserve">In addition to the Department nested within the University, we included </w:t>
      </w:r>
      <w:del w:id="97" w:author="." w:date="2022-01-13T06:55:00Z">
        <w:r>
          <w:rPr>
            <w:rFonts w:ascii="Helvetica" w:hAnsi="Helvetica"/>
            <w:color w:val="000000"/>
          </w:rPr>
          <w:delText xml:space="preserve">a second random effect </w:delText>
        </w:r>
      </w:del>
      <w:r>
        <w:rPr>
          <w:rFonts w:ascii="Helvetica" w:hAnsi="Helvetica"/>
          <w:color w:val="000000"/>
        </w:rPr>
        <w:t>the individual ID</w:t>
      </w:r>
      <w:ins w:id="98" w:author="." w:date="2022-01-13T06:55:00Z">
        <w:r>
          <w:rPr>
            <w:rFonts w:ascii="Helvetica" w:eastAsiaTheme="minorEastAsia" w:hAnsi="Helvetica" w:hint="eastAsia"/>
            <w:color w:val="000000"/>
          </w:rPr>
          <w:t xml:space="preserve"> as </w:t>
        </w:r>
        <w:r>
          <w:rPr>
            <w:rFonts w:ascii="Helvetica" w:eastAsiaTheme="minorEastAsia" w:hAnsi="Helvetica"/>
            <w:color w:val="000000"/>
          </w:rPr>
          <w:t>a second random effect</w:t>
        </w:r>
      </w:ins>
      <w:r>
        <w:rPr>
          <w:rFonts w:ascii="Helvetica" w:hAnsi="Helvetica"/>
          <w:color w:val="000000"/>
        </w:rPr>
        <w:t xml:space="preserve"> since each PI could be repeatedly sampled both before and after becoming a new PI.</w:t>
      </w:r>
      <w:commentRangeEnd w:id="96"/>
      <w:r>
        <w:rPr>
          <w:rStyle w:val="a5"/>
        </w:rPr>
        <w:commentReference w:id="96"/>
      </w:r>
      <w:r>
        <w:rPr>
          <w:rFonts w:ascii="Helvetica" w:hAnsi="Helvetica"/>
          <w:color w:val="000000"/>
        </w:rPr>
        <w:t xml:space="preserve"> </w:t>
      </w:r>
    </w:p>
    <w:p w:rsidR="005D18C1" w:rsidRDefault="005D18C1">
      <w:pPr>
        <w:rPr>
          <w:rFonts w:ascii="Helvetica" w:hAnsi="Helvetica"/>
          <w:color w:val="000000"/>
        </w:rPr>
      </w:pPr>
    </w:p>
    <w:p w:rsidR="005D18C1" w:rsidRDefault="006C4A5E">
      <w:pPr>
        <w:rPr>
          <w:rFonts w:ascii="Helvetica" w:hAnsi="Helvetica"/>
          <w:color w:val="000000"/>
        </w:rPr>
      </w:pPr>
      <w:r>
        <w:rPr>
          <w:rFonts w:ascii="Helvetica" w:hAnsi="Helvetica"/>
        </w:rPr>
        <w:t xml:space="preserve">All analyses were performed in the </w:t>
      </w:r>
      <w:r>
        <w:rPr>
          <w:rFonts w:ascii="Helvetica" w:hAnsi="Helvetica" w:hint="eastAsia"/>
        </w:rPr>
        <w:t>R</w:t>
      </w:r>
      <w:r>
        <w:rPr>
          <w:rFonts w:ascii="Helvetica" w:hAnsi="Helvetica"/>
        </w:rPr>
        <w:t xml:space="preserve"> statistical environment (version 4.1.2) </w:t>
      </w:r>
      <w:sdt>
        <w:sdtPr>
          <w:rPr>
            <w:rFonts w:ascii="Helvetica" w:hAnsi="Helvetica"/>
            <w:color w:val="000000"/>
          </w:rPr>
          <w:tag w:val="MENDELEY_CITATION_v3_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"/>
          <w:id w:val="-632476604"/>
          <w:placeholder>
            <w:docPart w:val="A3478ECC1017F44895F653FF3EEA4A97"/>
          </w:placeholder>
        </w:sdtPr>
        <w:sdtContent>
          <w:r>
            <w:rPr>
              <w:rFonts w:ascii="Helvetica" w:hAnsi="Helvetica"/>
              <w:color w:val="000000"/>
            </w:rPr>
            <w:t>[14]</w:t>
          </w:r>
        </w:sdtContent>
      </w:sdt>
      <w:r>
        <w:rPr>
          <w:rFonts w:ascii="Helvetica" w:hAnsi="Helvetica"/>
          <w:color w:val="000000"/>
        </w:rPr>
        <w:t xml:space="preserve">. Generalized linear mixed-effects models (GLMMs) were performed in the package ’lme4’ </w:t>
      </w:r>
      <w:sdt>
        <w:sdtPr>
          <w:rPr>
            <w:rFonts w:ascii="Helvetica" w:hAnsi="Helvetica"/>
            <w:color w:val="000000"/>
          </w:rPr>
          <w:tag w:val="MENDELEY_CITATION_v3_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"/>
          <w:id w:val="2008637356"/>
          <w:placeholder>
            <w:docPart w:val="A3478ECC1017F44895F653FF3EEA4A97"/>
          </w:placeholder>
        </w:sdtPr>
        <w:sdtContent>
          <w:r>
            <w:rPr>
              <w:rFonts w:ascii="Helvetica" w:hAnsi="Helvetica"/>
              <w:color w:val="000000"/>
            </w:rPr>
            <w:t>[15]</w:t>
          </w:r>
        </w:sdtContent>
      </w:sdt>
      <w:r>
        <w:rPr>
          <w:rFonts w:ascii="Helvetica" w:hAnsi="Helvetica"/>
          <w:color w:val="000000"/>
        </w:rPr>
        <w:t xml:space="preserve"> using Gaussian distributions. Post-hoc </w:t>
      </w:r>
      <w:proofErr w:type="spellStart"/>
      <w:r>
        <w:rPr>
          <w:rFonts w:ascii="Helvetica" w:hAnsi="Helvetica"/>
          <w:color w:val="000000"/>
        </w:rPr>
        <w:t>pairwise</w:t>
      </w:r>
      <w:proofErr w:type="spellEnd"/>
      <w:r>
        <w:rPr>
          <w:rFonts w:ascii="Helvetica" w:hAnsi="Helvetica"/>
          <w:color w:val="000000"/>
        </w:rPr>
        <w:t xml:space="preserve"> comparisons were performed in the package </w:t>
      </w:r>
      <w:proofErr w:type="gramStart"/>
      <w:r>
        <w:rPr>
          <w:rFonts w:ascii="Helvetica" w:hAnsi="Helvetica"/>
          <w:color w:val="000000"/>
        </w:rPr>
        <w:t>‘</w:t>
      </w:r>
      <w:proofErr w:type="spellStart"/>
      <w:r>
        <w:rPr>
          <w:rFonts w:ascii="Helvetica" w:hAnsi="Helvetica"/>
          <w:color w:val="000000"/>
        </w:rPr>
        <w:t>emmeans</w:t>
      </w:r>
      <w:proofErr w:type="spellEnd"/>
      <w:r>
        <w:rPr>
          <w:rFonts w:ascii="Helvetica" w:hAnsi="Helvetica"/>
          <w:color w:val="000000"/>
        </w:rPr>
        <w:t>’</w:t>
      </w:r>
      <w:proofErr w:type="gramEnd"/>
      <w:sdt>
        <w:sdtPr>
          <w:rPr>
            <w:rFonts w:ascii="Helvetica" w:hAnsi="Helvetica"/>
            <w:color w:val="000000"/>
          </w:rPr>
          <w:tag w:val="MENDELEY_CITATION_v3_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"/>
          <w:id w:val="403652514"/>
          <w:placeholder>
            <w:docPart w:val="DefaultPlaceholder_-1854013440"/>
          </w:placeholder>
        </w:sdtPr>
        <w:sdtContent>
          <w:r>
            <w:rPr>
              <w:rFonts w:ascii="Helvetica" w:hAnsi="Helvetica"/>
              <w:color w:val="000000"/>
            </w:rPr>
            <w:t>[16]</w:t>
          </w:r>
        </w:sdtContent>
      </w:sdt>
      <w:r>
        <w:rPr>
          <w:rFonts w:ascii="Helvetica" w:hAnsi="Helvetica"/>
          <w:color w:val="000000"/>
        </w:rPr>
        <w:t xml:space="preserve">. Response variables, including h-index and duration required for becoming a PI or promotion, were log-transformed prior to analyses to ensure that the model residuals meet the </w:t>
      </w:r>
      <w:commentRangeStart w:id="99"/>
      <w:r>
        <w:rPr>
          <w:rFonts w:ascii="Helvetica" w:hAnsi="Helvetica"/>
          <w:color w:val="000000"/>
        </w:rPr>
        <w:t>requirements of normal distribution for regression</w:t>
      </w:r>
      <w:commentRangeEnd w:id="99"/>
      <w:r>
        <w:rPr>
          <w:rStyle w:val="a5"/>
        </w:rPr>
        <w:commentReference w:id="99"/>
      </w:r>
      <w:r>
        <w:rPr>
          <w:rFonts w:ascii="Helvetica" w:hAnsi="Helvetica" w:hint="eastAsia"/>
          <w:color w:val="000000"/>
        </w:rPr>
        <w:t>.</w:t>
      </w:r>
      <w:r>
        <w:rPr>
          <w:rFonts w:ascii="Helvetica" w:hAnsi="Helvetica"/>
          <w:color w:val="000000"/>
        </w:rPr>
        <w:t xml:space="preserve"> Since </w:t>
      </w:r>
      <w:commentRangeStart w:id="100"/>
      <w:r>
        <w:rPr>
          <w:rFonts w:ascii="Helvetica" w:hAnsi="Helvetica"/>
          <w:color w:val="000000"/>
        </w:rPr>
        <w:t xml:space="preserve">PhD </w:t>
      </w:r>
      <w:proofErr w:type="gramStart"/>
      <w:r>
        <w:rPr>
          <w:rFonts w:ascii="Helvetica" w:hAnsi="Helvetica"/>
          <w:color w:val="000000"/>
        </w:rPr>
        <w:t>university ranking</w:t>
      </w:r>
      <w:commentRangeEnd w:id="100"/>
      <w:r>
        <w:commentReference w:id="100"/>
      </w:r>
      <w:proofErr w:type="gramEnd"/>
      <w:r>
        <w:rPr>
          <w:rFonts w:ascii="Helvetica" w:hAnsi="Helvetica"/>
          <w:color w:val="000000"/>
        </w:rPr>
        <w:t xml:space="preserve">, the year when started as a new PI, and the year of promotion to full professor were different in scale </w:t>
      </w:r>
      <w:commentRangeStart w:id="101"/>
      <w:r>
        <w:rPr>
          <w:rFonts w:ascii="Helvetica" w:hAnsi="Helvetica"/>
          <w:color w:val="000000"/>
        </w:rPr>
        <w:t xml:space="preserve">compared </w:t>
      </w:r>
      <w:r>
        <w:rPr>
          <w:rFonts w:ascii="Helvetica" w:hAnsi="Helvetica"/>
          <w:color w:val="000000"/>
        </w:rPr>
        <w:lastRenderedPageBreak/>
        <w:t>to the response variables, they were standardized prior to analyses</w:t>
      </w:r>
      <w:commentRangeEnd w:id="101"/>
      <w:r>
        <w:commentReference w:id="101"/>
      </w:r>
      <w:r>
        <w:rPr>
          <w:rFonts w:ascii="Helvetica" w:hAnsi="Helvetica"/>
          <w:color w:val="000000"/>
        </w:rPr>
        <w:t>. We began our analyses with models incorporating possible interactions, and then dropped non-significant (</w:t>
      </w:r>
      <w:r>
        <w:rPr>
          <w:rFonts w:ascii="Helvetica" w:hAnsi="Helvetica"/>
          <w:i/>
          <w:iCs/>
          <w:color w:val="000000"/>
        </w:rPr>
        <w:t xml:space="preserve">p </w:t>
      </w:r>
      <w:r>
        <w:rPr>
          <w:rFonts w:ascii="Helvetica" w:hAnsi="Helvetica"/>
          <w:color w:val="000000"/>
        </w:rPr>
        <w:t xml:space="preserve">&gt; 0.05 as reported by ANOVA) interactions involving the fixed effects, reaching the minimal adequate models as reported in the results.  </w:t>
      </w:r>
    </w:p>
    <w:p w:rsidR="005D18C1" w:rsidRDefault="005D18C1">
      <w:pPr>
        <w:rPr>
          <w:rFonts w:ascii="Helvetica" w:hAnsi="Helvetica"/>
        </w:rPr>
      </w:pPr>
    </w:p>
    <w:p w:rsidR="005D18C1" w:rsidRDefault="005D18C1">
      <w:pPr>
        <w:rPr>
          <w:rFonts w:ascii="Helvetica" w:hAnsi="Helvetica"/>
        </w:rPr>
      </w:pPr>
    </w:p>
    <w:p w:rsidR="005D18C1" w:rsidRDefault="006C4A5E">
      <w:pPr>
        <w:rPr>
          <w:rFonts w:ascii="Helvetica" w:hAnsi="Helvetica"/>
          <w:b/>
          <w:bCs/>
        </w:rPr>
      </w:pPr>
      <w:r>
        <w:rPr>
          <w:rFonts w:ascii="Helvetica" w:hAnsi="Helvetica"/>
          <w:b/>
          <w:bCs/>
        </w:rPr>
        <w:t>Results:</w:t>
      </w:r>
    </w:p>
    <w:p w:rsidR="005D18C1" w:rsidRDefault="006C4A5E">
      <w:pPr>
        <w:rPr>
          <w:rFonts w:ascii="Helvetica" w:hAnsi="Helvetica"/>
        </w:rPr>
      </w:pPr>
      <w:r>
        <w:rPr>
          <w:rFonts w:ascii="Helvetica" w:hAnsi="Helvetica"/>
        </w:rPr>
        <w:t xml:space="preserve">In total, we collected data for </w:t>
      </w:r>
      <w:commentRangeStart w:id="102"/>
      <w:r>
        <w:rPr>
          <w:rFonts w:ascii="Helvetica" w:hAnsi="Helvetica"/>
        </w:rPr>
        <w:t>140 tenure-track faculty</w:t>
      </w:r>
      <w:commentRangeEnd w:id="102"/>
      <w:r w:rsidR="00F044A1">
        <w:rPr>
          <w:rStyle w:val="a5"/>
        </w:rPr>
        <w:commentReference w:id="102"/>
      </w:r>
      <w:r>
        <w:rPr>
          <w:rFonts w:ascii="Helvetica" w:hAnsi="Helvetica"/>
        </w:rPr>
        <w:t xml:space="preserve">, of which nearly half (43.6%) were full professors, whereas 25.0% were associate professors, and 31.4% were assistant professors. The gender difference was substantial, with males (109) four times as prevalent as females (31). The universities from which the PI obtained their PhD degree varied widely in the ranking of prestige among 73 universities from 16 countries (Fig. </w:t>
      </w:r>
      <w:proofErr w:type="gramStart"/>
      <w:r>
        <w:rPr>
          <w:rFonts w:ascii="Helvetica" w:hAnsi="Helvetica"/>
        </w:rPr>
        <w:t>S1 and S2).</w:t>
      </w:r>
      <w:proofErr w:type="gramEnd"/>
      <w:r>
        <w:rPr>
          <w:rFonts w:ascii="Helvetica" w:hAnsi="Helvetica"/>
        </w:rPr>
        <w:t xml:space="preserve"> Nearly half of </w:t>
      </w:r>
      <w:ins w:id="103" w:author="genchanghsu" w:date="2022-01-14T13:00:00Z">
        <w:r>
          <w:rPr>
            <w:rFonts w:ascii="Helvetica" w:hAnsi="Helvetica"/>
          </w:rPr>
          <w:t xml:space="preserve">the </w:t>
        </w:r>
      </w:ins>
      <w:r>
        <w:rPr>
          <w:rFonts w:ascii="Helvetica" w:hAnsi="Helvetica"/>
        </w:rPr>
        <w:t>PIs had obtained their PhD</w:t>
      </w:r>
      <w:ins w:id="104" w:author="genchanghsu" w:date="2022-01-14T13:00:00Z">
        <w:r>
          <w:rPr>
            <w:rFonts w:ascii="Helvetica" w:hAnsi="Helvetica"/>
          </w:rPr>
          <w:t>s</w:t>
        </w:r>
      </w:ins>
      <w:r>
        <w:rPr>
          <w:rFonts w:ascii="Helvetica" w:hAnsi="Helvetica"/>
        </w:rPr>
        <w:t xml:space="preserve"> from USA (47%), followed by Taiwan (31%), and then relatively few from UK (5%) and other countries. </w:t>
      </w:r>
    </w:p>
    <w:p w:rsidR="005D18C1" w:rsidRDefault="005D18C1">
      <w:pPr>
        <w:rPr>
          <w:rFonts w:ascii="Helvetica" w:hAnsi="Helvetica"/>
        </w:rPr>
      </w:pPr>
    </w:p>
    <w:p w:rsidR="005D18C1" w:rsidRDefault="006C4A5E">
      <w:pPr>
        <w:rPr>
          <w:rFonts w:ascii="Helvetica" w:hAnsi="Helvetica"/>
        </w:rPr>
      </w:pPr>
      <w:r>
        <w:rPr>
          <w:rFonts w:ascii="Helvetica" w:hAnsi="Helvetica"/>
        </w:rPr>
        <w:t>We found that faculty who were offered tenure-track positions more recently had had higher academic performance (i.e., h</w:t>
      </w:r>
      <w:ins w:id="105" w:author="genchanghsu" w:date="2022-01-13T13:59:00Z">
        <w:r>
          <w:rPr>
            <w:rFonts w:ascii="Helvetica" w:hAnsi="Helvetica"/>
          </w:rPr>
          <w:t>-</w:t>
        </w:r>
      </w:ins>
      <w:del w:id="106" w:author="genchanghsu" w:date="2022-01-13T13:59:00Z">
        <w:r>
          <w:rPr>
            <w:rFonts w:ascii="Helvetica" w:hAnsi="Helvetica"/>
          </w:rPr>
          <w:delText xml:space="preserve"> </w:delText>
        </w:r>
      </w:del>
      <w:r>
        <w:rPr>
          <w:rFonts w:ascii="Helvetica" w:hAnsi="Helvetica"/>
        </w:rPr>
        <w:t>index) prior to becoming a PI (</w:t>
      </w:r>
      <w:r>
        <w:rPr>
          <w:rFonts w:ascii="Helvetica" w:hAnsi="Helvetica"/>
          <w:i/>
          <w:color w:val="000000" w:themeColor="text1"/>
          <w:shd w:val="clear" w:color="auto" w:fill="FFFFFF"/>
          <w:lang w:val="en-GB"/>
        </w:rPr>
        <w:t>χ²</w:t>
      </w:r>
      <w:r>
        <w:rPr>
          <w:rFonts w:ascii="Helvetica" w:hAnsi="Helvetica"/>
          <w:color w:val="000000" w:themeColor="text1"/>
          <w:shd w:val="clear" w:color="auto" w:fill="FFFFFF"/>
          <w:lang w:val="en-GB"/>
        </w:rPr>
        <w:t xml:space="preserve"> = 74.68, </w:t>
      </w:r>
      <w:proofErr w:type="spellStart"/>
      <w:r>
        <w:rPr>
          <w:rFonts w:ascii="Helvetica" w:hAnsi="Helvetica"/>
          <w:color w:val="000000" w:themeColor="text1"/>
          <w:shd w:val="clear" w:color="auto" w:fill="FFFFFF"/>
          <w:lang w:val="en-GB"/>
        </w:rPr>
        <w:t>d.f</w:t>
      </w:r>
      <w:proofErr w:type="spellEnd"/>
      <w:r>
        <w:rPr>
          <w:rFonts w:ascii="Helvetica" w:hAnsi="Helvetica"/>
          <w:color w:val="000000" w:themeColor="text1"/>
          <w:shd w:val="clear" w:color="auto" w:fill="FFFFFF"/>
          <w:lang w:val="en-GB"/>
        </w:rPr>
        <w:t xml:space="preserve">. = 1, </w:t>
      </w:r>
      <w:r>
        <w:rPr>
          <w:rFonts w:ascii="Helvetica" w:hAnsi="Helvetica"/>
          <w:i/>
          <w:color w:val="000000" w:themeColor="text1"/>
          <w:shd w:val="clear" w:color="auto" w:fill="FFFFFF"/>
          <w:lang w:val="en-GB"/>
        </w:rPr>
        <w:t>p</w:t>
      </w:r>
      <w:r>
        <w:rPr>
          <w:rFonts w:ascii="Helvetica" w:hAnsi="Helvetica"/>
          <w:color w:val="000000" w:themeColor="text1"/>
          <w:shd w:val="clear" w:color="auto" w:fill="FFFFFF"/>
          <w:lang w:val="en-GB"/>
        </w:rPr>
        <w:t xml:space="preserve"> &lt; 0.001; Fig. 1a)</w:t>
      </w:r>
      <w:r>
        <w:rPr>
          <w:rFonts w:ascii="Helvetica" w:hAnsi="Helvetica"/>
        </w:rPr>
        <w:t>, whereas PIs performed equally well to be promoted to full professors irrespective of time (</w:t>
      </w:r>
      <w:r>
        <w:rPr>
          <w:rFonts w:ascii="Helvetica" w:hAnsi="Helvetica"/>
          <w:i/>
          <w:color w:val="000000" w:themeColor="text1"/>
          <w:shd w:val="clear" w:color="auto" w:fill="FFFFFF"/>
          <w:lang w:val="en-GB"/>
        </w:rPr>
        <w:t>χ²</w:t>
      </w:r>
      <w:r>
        <w:rPr>
          <w:rFonts w:ascii="Helvetica" w:hAnsi="Helvetica"/>
          <w:color w:val="000000" w:themeColor="text1"/>
          <w:shd w:val="clear" w:color="auto" w:fill="FFFFFF"/>
          <w:lang w:val="en-GB"/>
        </w:rPr>
        <w:t xml:space="preserve"> = 0.97, </w:t>
      </w:r>
      <w:proofErr w:type="spellStart"/>
      <w:r>
        <w:rPr>
          <w:rFonts w:ascii="Helvetica" w:hAnsi="Helvetica"/>
          <w:color w:val="000000" w:themeColor="text1"/>
          <w:shd w:val="clear" w:color="auto" w:fill="FFFFFF"/>
          <w:lang w:val="en-GB"/>
        </w:rPr>
        <w:t>d.f</w:t>
      </w:r>
      <w:proofErr w:type="spellEnd"/>
      <w:r>
        <w:rPr>
          <w:rFonts w:ascii="Helvetica" w:hAnsi="Helvetica"/>
          <w:color w:val="000000" w:themeColor="text1"/>
          <w:shd w:val="clear" w:color="auto" w:fill="FFFFFF"/>
          <w:lang w:val="en-GB"/>
        </w:rPr>
        <w:t xml:space="preserve">. = 1, </w:t>
      </w:r>
      <w:r>
        <w:rPr>
          <w:rFonts w:ascii="Helvetica" w:hAnsi="Helvetica"/>
          <w:i/>
          <w:color w:val="000000" w:themeColor="text1"/>
          <w:shd w:val="clear" w:color="auto" w:fill="FFFFFF"/>
          <w:lang w:val="en-GB"/>
        </w:rPr>
        <w:t>p</w:t>
      </w:r>
      <w:r>
        <w:rPr>
          <w:rFonts w:ascii="Helvetica" w:hAnsi="Helvetica"/>
          <w:color w:val="000000" w:themeColor="text1"/>
          <w:shd w:val="clear" w:color="auto" w:fill="FFFFFF"/>
          <w:lang w:val="en-GB"/>
        </w:rPr>
        <w:t xml:space="preserve"> = 0.324; Fig. 1b)</w:t>
      </w:r>
      <w:r>
        <w:rPr>
          <w:rFonts w:ascii="Helvetica" w:hAnsi="Helvetica"/>
        </w:rPr>
        <w:t>. Although males had on average higher performance than females when bec</w:t>
      </w:r>
      <w:ins w:id="107" w:author="genchanghsu" w:date="2022-01-14T13:01:00Z">
        <w:r>
          <w:rPr>
            <w:rFonts w:ascii="Helvetica" w:hAnsi="Helvetica"/>
          </w:rPr>
          <w:t>oming</w:t>
        </w:r>
      </w:ins>
      <w:del w:id="108" w:author="genchanghsu" w:date="2022-01-14T13:01:00Z">
        <w:r>
          <w:rPr>
            <w:rFonts w:ascii="Helvetica" w:hAnsi="Helvetica"/>
          </w:rPr>
          <w:delText>ame</w:delText>
        </w:r>
      </w:del>
      <w:r>
        <w:rPr>
          <w:rFonts w:ascii="Helvetica" w:hAnsi="Helvetica"/>
        </w:rPr>
        <w:t xml:space="preserve"> a new PI, no such gender difference was found when promoted to full professor. Whether or not a PI had obtained a PhD degree from Taiwan and the PhD university ranking had no effect on the performance required, either </w:t>
      </w:r>
      <w:ins w:id="109" w:author="." w:date="2022-01-14T06:41:00Z">
        <w:r>
          <w:rPr>
            <w:rFonts w:ascii="Helvetica" w:eastAsiaTheme="minorEastAsia" w:hAnsi="Helvetica" w:hint="eastAsia"/>
          </w:rPr>
          <w:t xml:space="preserve">for </w:t>
        </w:r>
      </w:ins>
      <w:r>
        <w:rPr>
          <w:rFonts w:ascii="Helvetica" w:hAnsi="Helvetica"/>
        </w:rPr>
        <w:t xml:space="preserve">getting a job or promoting to full professor (Table 1).   </w:t>
      </w:r>
    </w:p>
    <w:p w:rsidR="005D18C1" w:rsidRDefault="005D18C1">
      <w:pPr>
        <w:rPr>
          <w:rFonts w:ascii="Helvetica" w:hAnsi="Helvetica"/>
        </w:rPr>
      </w:pPr>
    </w:p>
    <w:p w:rsidR="005D18C1" w:rsidRDefault="006C4A5E">
      <w:pPr>
        <w:rPr>
          <w:rFonts w:ascii="Helvetica" w:hAnsi="Helvetica"/>
          <w:color w:val="000000" w:themeColor="text1"/>
          <w:shd w:val="clear" w:color="auto" w:fill="FFFFFF"/>
          <w:lang w:val="en-GB"/>
        </w:rPr>
      </w:pPr>
      <w:r>
        <w:rPr>
          <w:rFonts w:ascii="Helvetica" w:hAnsi="Helvetica"/>
        </w:rPr>
        <w:t xml:space="preserve">Next, we investigated whether academic performance and PhD university prestige predicted the duration required to get a faculty position, and if the pattern differed between </w:t>
      </w:r>
      <w:proofErr w:type="gramStart"/>
      <w:r>
        <w:rPr>
          <w:rFonts w:ascii="Helvetica" w:hAnsi="Helvetica"/>
        </w:rPr>
        <w:t>faculty</w:t>
      </w:r>
      <w:proofErr w:type="gramEnd"/>
      <w:r>
        <w:rPr>
          <w:rFonts w:ascii="Helvetica" w:hAnsi="Helvetica"/>
        </w:rPr>
        <w:t xml:space="preserve"> attained a PhD degree inside and outside Taiwan. We found that PIs spent more time post PhD before obtaining a tenure-track position in recent years, but higher academic performance reduced this duration (Year x performance: </w:t>
      </w:r>
      <w:r>
        <w:rPr>
          <w:rFonts w:ascii="Helvetica" w:hAnsi="Helvetica"/>
          <w:i/>
          <w:color w:val="000000" w:themeColor="text1"/>
          <w:shd w:val="clear" w:color="auto" w:fill="FFFFFF"/>
          <w:lang w:val="en-GB"/>
        </w:rPr>
        <w:t>χ²</w:t>
      </w:r>
      <w:r>
        <w:rPr>
          <w:rFonts w:ascii="Helvetica" w:hAnsi="Helvetica"/>
          <w:color w:val="000000" w:themeColor="text1"/>
          <w:shd w:val="clear" w:color="auto" w:fill="FFFFFF"/>
          <w:lang w:val="en-GB"/>
        </w:rPr>
        <w:t xml:space="preserve"> = 6.06, </w:t>
      </w:r>
      <w:proofErr w:type="spellStart"/>
      <w:r>
        <w:rPr>
          <w:rFonts w:ascii="Helvetica" w:hAnsi="Helvetica"/>
          <w:color w:val="000000" w:themeColor="text1"/>
          <w:shd w:val="clear" w:color="auto" w:fill="FFFFFF"/>
          <w:lang w:val="en-GB"/>
        </w:rPr>
        <w:t>d.f</w:t>
      </w:r>
      <w:proofErr w:type="spellEnd"/>
      <w:r>
        <w:rPr>
          <w:rFonts w:ascii="Helvetica" w:hAnsi="Helvetica"/>
          <w:color w:val="000000" w:themeColor="text1"/>
          <w:shd w:val="clear" w:color="auto" w:fill="FFFFFF"/>
          <w:lang w:val="en-GB"/>
        </w:rPr>
        <w:t xml:space="preserve">. = 1, </w:t>
      </w:r>
      <w:r>
        <w:rPr>
          <w:rFonts w:ascii="Helvetica" w:hAnsi="Helvetica"/>
          <w:i/>
          <w:color w:val="000000" w:themeColor="text1"/>
          <w:shd w:val="clear" w:color="auto" w:fill="FFFFFF"/>
          <w:lang w:val="en-GB"/>
        </w:rPr>
        <w:t>p</w:t>
      </w:r>
      <w:r>
        <w:rPr>
          <w:rFonts w:ascii="Helvetica" w:hAnsi="Helvetica"/>
          <w:color w:val="000000" w:themeColor="text1"/>
          <w:shd w:val="clear" w:color="auto" w:fill="FFFFFF"/>
          <w:lang w:val="en-GB"/>
        </w:rPr>
        <w:t xml:space="preserve"> = 0.014; Fig. 1c). In contrast, we found that PIs spent more time for promotion to full professors when started as PIs more recently (</w:t>
      </w:r>
      <w:r>
        <w:rPr>
          <w:rFonts w:ascii="Helvetica" w:hAnsi="Helvetica"/>
          <w:i/>
          <w:color w:val="000000" w:themeColor="text1"/>
          <w:shd w:val="clear" w:color="auto" w:fill="FFFFFF"/>
          <w:lang w:val="en-GB"/>
        </w:rPr>
        <w:t>χ²</w:t>
      </w:r>
      <w:r>
        <w:rPr>
          <w:rFonts w:ascii="Helvetica" w:hAnsi="Helvetica"/>
          <w:color w:val="000000" w:themeColor="text1"/>
          <w:shd w:val="clear" w:color="auto" w:fill="FFFFFF"/>
          <w:lang w:val="en-GB"/>
        </w:rPr>
        <w:t xml:space="preserve"> = 7.03, </w:t>
      </w:r>
      <w:proofErr w:type="spellStart"/>
      <w:proofErr w:type="gramStart"/>
      <w:r>
        <w:rPr>
          <w:rFonts w:ascii="Helvetica" w:hAnsi="Helvetica"/>
          <w:color w:val="000000" w:themeColor="text1"/>
          <w:shd w:val="clear" w:color="auto" w:fill="FFFFFF"/>
          <w:lang w:val="en-GB"/>
        </w:rPr>
        <w:t>d.f</w:t>
      </w:r>
      <w:proofErr w:type="spellEnd"/>
      <w:proofErr w:type="gramEnd"/>
      <w:r>
        <w:rPr>
          <w:rFonts w:ascii="Helvetica" w:hAnsi="Helvetica"/>
          <w:color w:val="000000" w:themeColor="text1"/>
          <w:shd w:val="clear" w:color="auto" w:fill="FFFFFF"/>
          <w:lang w:val="en-GB"/>
        </w:rPr>
        <w:t xml:space="preserve">. = 1, </w:t>
      </w:r>
      <w:r>
        <w:rPr>
          <w:rFonts w:ascii="Helvetica" w:hAnsi="Helvetica"/>
          <w:i/>
          <w:color w:val="000000" w:themeColor="text1"/>
          <w:shd w:val="clear" w:color="auto" w:fill="FFFFFF"/>
          <w:lang w:val="en-GB"/>
        </w:rPr>
        <w:t>p</w:t>
      </w:r>
      <w:r>
        <w:rPr>
          <w:rFonts w:ascii="Helvetica" w:hAnsi="Helvetica"/>
          <w:color w:val="000000" w:themeColor="text1"/>
          <w:shd w:val="clear" w:color="auto" w:fill="FFFFFF"/>
          <w:lang w:val="en-GB"/>
        </w:rPr>
        <w:t xml:space="preserve"> = 0.008; Fig. 1d), which was not affected by their academic performance. Neither the duration to get a job nor duration required for promotion was affected by whether or not PhD</w:t>
      </w:r>
      <w:ins w:id="110" w:author="genchanghsu" w:date="2022-01-14T13:24:00Z">
        <w:r>
          <w:rPr>
            <w:rFonts w:ascii="Helvetica" w:hAnsi="Helvetica"/>
            <w:color w:val="000000" w:themeColor="text1"/>
            <w:shd w:val="clear" w:color="auto" w:fill="FFFFFF"/>
          </w:rPr>
          <w:t>s</w:t>
        </w:r>
      </w:ins>
      <w:r>
        <w:rPr>
          <w:rFonts w:ascii="Helvetica" w:hAnsi="Helvetica"/>
          <w:color w:val="000000" w:themeColor="text1"/>
          <w:shd w:val="clear" w:color="auto" w:fill="FFFFFF"/>
          <w:lang w:val="en-GB"/>
        </w:rPr>
        <w:t xml:space="preserve"> were obtained from Taiwan, PhD university prestige, and gender.</w:t>
      </w:r>
    </w:p>
    <w:p w:rsidR="005D18C1" w:rsidRDefault="005D18C1">
      <w:pPr>
        <w:rPr>
          <w:rFonts w:ascii="Helvetica" w:hAnsi="Helvetica"/>
          <w:lang w:val="en-GB"/>
        </w:rPr>
      </w:pPr>
    </w:p>
    <w:p w:rsidR="005D18C1" w:rsidRDefault="006C4A5E">
      <w:pPr>
        <w:rPr>
          <w:rFonts w:ascii="Helvetica" w:hAnsi="Helvetica"/>
        </w:rPr>
      </w:pPr>
      <w:r>
        <w:rPr>
          <w:rFonts w:ascii="Helvetica" w:hAnsi="Helvetica"/>
          <w:noProof/>
        </w:rPr>
        <w:lastRenderedPageBreak/>
        <w:drawing>
          <wp:inline distT="0" distB="0" distL="0" distR="0">
            <wp:extent cx="5730875" cy="5906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94" b="17285"/>
                    <a:stretch>
                      <a:fillRect/>
                    </a:stretch>
                  </pic:blipFill>
                  <pic:spPr>
                    <a:xfrm>
                      <a:off x="0" y="0"/>
                      <a:ext cx="5731510" cy="5906445"/>
                    </a:xfrm>
                    <a:prstGeom prst="rect">
                      <a:avLst/>
                    </a:prstGeom>
                    <a:ln>
                      <a:noFill/>
                    </a:ln>
                  </pic:spPr>
                </pic:pic>
              </a:graphicData>
            </a:graphic>
          </wp:inline>
        </w:drawing>
      </w:r>
    </w:p>
    <w:p w:rsidR="005D18C1" w:rsidRDefault="006C4A5E">
      <w:pPr>
        <w:rPr>
          <w:rFonts w:ascii="Helvetica" w:hAnsi="Helvetica"/>
        </w:rPr>
      </w:pPr>
      <w:commentRangeStart w:id="111"/>
      <w:proofErr w:type="gramStart"/>
      <w:r>
        <w:rPr>
          <w:rFonts w:ascii="Helvetica" w:hAnsi="Helvetica"/>
        </w:rPr>
        <w:t>Fig. 1.</w:t>
      </w:r>
      <w:commentRangeEnd w:id="111"/>
      <w:proofErr w:type="gramEnd"/>
      <w:r>
        <w:commentReference w:id="111"/>
      </w:r>
      <w:r>
        <w:rPr>
          <w:rFonts w:ascii="Helvetica" w:hAnsi="Helvetica"/>
        </w:rPr>
        <w:t xml:space="preserve"> </w:t>
      </w:r>
      <w:proofErr w:type="gramStart"/>
      <w:r>
        <w:rPr>
          <w:rFonts w:ascii="Helvetica" w:hAnsi="Helvetica"/>
        </w:rPr>
        <w:t>Temporal variations of academic performance and career duration along with year of recruitment.</w:t>
      </w:r>
      <w:proofErr w:type="gramEnd"/>
      <w:r>
        <w:rPr>
          <w:rFonts w:ascii="Helvetica" w:hAnsi="Helvetica"/>
        </w:rPr>
        <w:t xml:space="preserve"> Academic performance is measured as h-index during the five-year duration prior to (</w:t>
      </w:r>
      <w:r>
        <w:rPr>
          <w:rFonts w:ascii="Helvetica" w:hAnsi="Helvetica"/>
          <w:i/>
          <w:iCs/>
        </w:rPr>
        <w:t>a</w:t>
      </w:r>
      <w:r>
        <w:rPr>
          <w:rFonts w:ascii="Helvetica" w:hAnsi="Helvetica"/>
        </w:rPr>
        <w:t>) becoming a new PI and (</w:t>
      </w:r>
      <w:r>
        <w:rPr>
          <w:rFonts w:ascii="Helvetica" w:hAnsi="Helvetica"/>
          <w:i/>
          <w:iCs/>
        </w:rPr>
        <w:t>b</w:t>
      </w:r>
      <w:r>
        <w:rPr>
          <w:rFonts w:ascii="Helvetica" w:hAnsi="Helvetica"/>
        </w:rPr>
        <w:t>) promotion to full professor. Career duration is measured as the time elapsed (</w:t>
      </w:r>
      <w:r>
        <w:rPr>
          <w:rFonts w:ascii="Helvetica" w:hAnsi="Helvetica"/>
          <w:i/>
          <w:iCs/>
        </w:rPr>
        <w:t>c</w:t>
      </w:r>
      <w:r>
        <w:rPr>
          <w:rFonts w:ascii="Helvetica" w:hAnsi="Helvetica"/>
        </w:rPr>
        <w:t>) between obtaining a PhD degree and starting as a new PI, and (</w:t>
      </w:r>
      <w:r>
        <w:rPr>
          <w:rFonts w:ascii="Helvetica" w:hAnsi="Helvetica"/>
          <w:i/>
          <w:iCs/>
        </w:rPr>
        <w:t>d</w:t>
      </w:r>
      <w:r>
        <w:rPr>
          <w:rFonts w:ascii="Helvetica" w:hAnsi="Helvetica"/>
        </w:rPr>
        <w:t>) between starting as a new PI and promotion to full professor. The solid lines present a significant relationship predicted from GLMM, whereas the dashed line presents a non-significant relationship.</w:t>
      </w:r>
    </w:p>
    <w:p w:rsidR="005D18C1" w:rsidRDefault="006C4A5E">
      <w:pPr>
        <w:rPr>
          <w:rFonts w:ascii="Helvetica" w:hAnsi="Helvetica"/>
        </w:rPr>
      </w:pPr>
      <w:r>
        <w:rPr>
          <w:rFonts w:ascii="Helvetica" w:hAnsi="Helvetica"/>
        </w:rPr>
        <w:t>The shaded area indicates a 95% confidence interval range. Each point represents an individual PI, with point size in (</w:t>
      </w:r>
      <w:r>
        <w:rPr>
          <w:rFonts w:ascii="Helvetica" w:hAnsi="Helvetica"/>
          <w:i/>
          <w:iCs/>
        </w:rPr>
        <w:t>c</w:t>
      </w:r>
      <w:r>
        <w:rPr>
          <w:rFonts w:ascii="Helvetica" w:hAnsi="Helvetica"/>
        </w:rPr>
        <w:t>) adjusted according to the value of h-index.</w:t>
      </w:r>
    </w:p>
    <w:p w:rsidR="005D18C1" w:rsidRDefault="005D18C1">
      <w:pPr>
        <w:rPr>
          <w:rFonts w:ascii="Helvetica" w:hAnsi="Helvetica"/>
        </w:rPr>
      </w:pPr>
    </w:p>
    <w:p w:rsidR="005D18C1" w:rsidRDefault="006C4A5E">
      <w:pPr>
        <w:rPr>
          <w:rFonts w:ascii="Helvetica" w:hAnsi="Helvetica"/>
        </w:rPr>
      </w:pPr>
      <w:r>
        <w:rPr>
          <w:rFonts w:ascii="Helvetica" w:hAnsi="Helvetica"/>
        </w:rPr>
        <w:t xml:space="preserve">Furthermore, we investigated whether research output differed before and after getting a job, as well as before and after promotion to full professor. In general, academic performance increased </w:t>
      </w:r>
      <w:del w:id="112" w:author="genchanghsu" w:date="2022-01-14T13:27:00Z">
        <w:r>
          <w:rPr>
            <w:rFonts w:ascii="Helvetica" w:hAnsi="Helvetica"/>
          </w:rPr>
          <w:delText>with increasing years</w:delText>
        </w:r>
      </w:del>
      <w:ins w:id="113" w:author="genchanghsu" w:date="2022-01-14T13:27:00Z">
        <w:r>
          <w:rPr>
            <w:rFonts w:ascii="Helvetica" w:hAnsi="Helvetica"/>
          </w:rPr>
          <w:t>over years</w:t>
        </w:r>
      </w:ins>
      <w:r>
        <w:rPr>
          <w:rFonts w:ascii="Helvetica" w:hAnsi="Helvetica"/>
        </w:rPr>
        <w:t xml:space="preserve"> (see also Fig. 1a), but the trends differed before and after the years when becoming a PI (Year x before/after: </w:t>
      </w:r>
      <w:r>
        <w:rPr>
          <w:rFonts w:ascii="Helvetica" w:hAnsi="Helvetica"/>
          <w:i/>
          <w:color w:val="000000" w:themeColor="text1"/>
          <w:shd w:val="clear" w:color="auto" w:fill="FFFFFF"/>
          <w:lang w:val="en-GB"/>
        </w:rPr>
        <w:t>χ²</w:t>
      </w:r>
      <w:r>
        <w:rPr>
          <w:rFonts w:ascii="Helvetica" w:hAnsi="Helvetica"/>
          <w:color w:val="000000" w:themeColor="text1"/>
          <w:shd w:val="clear" w:color="auto" w:fill="FFFFFF"/>
          <w:lang w:val="en-GB"/>
        </w:rPr>
        <w:t xml:space="preserve"> = 14.61, </w:t>
      </w:r>
      <w:proofErr w:type="spellStart"/>
      <w:proofErr w:type="gramStart"/>
      <w:r>
        <w:rPr>
          <w:rFonts w:ascii="Helvetica" w:hAnsi="Helvetica"/>
          <w:color w:val="000000" w:themeColor="text1"/>
          <w:shd w:val="clear" w:color="auto" w:fill="FFFFFF"/>
          <w:lang w:val="en-GB"/>
        </w:rPr>
        <w:t>d.f</w:t>
      </w:r>
      <w:proofErr w:type="spellEnd"/>
      <w:proofErr w:type="gramEnd"/>
      <w:r>
        <w:rPr>
          <w:rFonts w:ascii="Helvetica" w:hAnsi="Helvetica"/>
          <w:color w:val="000000" w:themeColor="text1"/>
          <w:shd w:val="clear" w:color="auto" w:fill="FFFFFF"/>
          <w:lang w:val="en-GB"/>
        </w:rPr>
        <w:t xml:space="preserve">. = 1, </w:t>
      </w:r>
      <w:r>
        <w:rPr>
          <w:rFonts w:ascii="Helvetica" w:hAnsi="Helvetica"/>
          <w:i/>
          <w:color w:val="000000" w:themeColor="text1"/>
          <w:shd w:val="clear" w:color="auto" w:fill="FFFFFF"/>
          <w:lang w:val="en-GB"/>
        </w:rPr>
        <w:t>p</w:t>
      </w:r>
      <w:r>
        <w:rPr>
          <w:rFonts w:ascii="Helvetica" w:hAnsi="Helvetica"/>
          <w:color w:val="000000" w:themeColor="text1"/>
          <w:shd w:val="clear" w:color="auto" w:fill="FFFFFF"/>
          <w:lang w:val="en-GB"/>
        </w:rPr>
        <w:t xml:space="preserve"> &lt; 0.001; Fig. 2a</w:t>
      </w:r>
      <w:r>
        <w:rPr>
          <w:rFonts w:ascii="Helvetica" w:hAnsi="Helvetica"/>
        </w:rPr>
        <w:t xml:space="preserve">). Specifically, those obtaining a faculty position earlier had relatively higher h-index after getting the job, but the </w:t>
      </w:r>
      <w:r>
        <w:rPr>
          <w:rFonts w:ascii="Helvetica" w:hAnsi="Helvetica"/>
        </w:rPr>
        <w:lastRenderedPageBreak/>
        <w:t>difference between before and after becoming a PI decreased and converged more recently. In contrast, research output before and after promotion to full professor did not vary with time (</w:t>
      </w:r>
      <w:r>
        <w:rPr>
          <w:rFonts w:ascii="Helvetica" w:hAnsi="Helvetica"/>
          <w:i/>
          <w:color w:val="000000" w:themeColor="text1"/>
          <w:shd w:val="clear" w:color="auto" w:fill="FFFFFF"/>
          <w:lang w:val="en-GB"/>
        </w:rPr>
        <w:t>χ²</w:t>
      </w:r>
      <w:r>
        <w:rPr>
          <w:rFonts w:ascii="Helvetica" w:hAnsi="Helvetica"/>
          <w:color w:val="000000" w:themeColor="text1"/>
          <w:shd w:val="clear" w:color="auto" w:fill="FFFFFF"/>
          <w:lang w:val="en-GB"/>
        </w:rPr>
        <w:t xml:space="preserve"> = 0.52, </w:t>
      </w:r>
      <w:proofErr w:type="spellStart"/>
      <w:proofErr w:type="gramStart"/>
      <w:r>
        <w:rPr>
          <w:rFonts w:ascii="Helvetica" w:hAnsi="Helvetica"/>
          <w:color w:val="000000" w:themeColor="text1"/>
          <w:shd w:val="clear" w:color="auto" w:fill="FFFFFF"/>
          <w:lang w:val="en-GB"/>
        </w:rPr>
        <w:t>d.f</w:t>
      </w:r>
      <w:proofErr w:type="spellEnd"/>
      <w:proofErr w:type="gramEnd"/>
      <w:r>
        <w:rPr>
          <w:rFonts w:ascii="Helvetica" w:hAnsi="Helvetica"/>
          <w:color w:val="000000" w:themeColor="text1"/>
          <w:shd w:val="clear" w:color="auto" w:fill="FFFFFF"/>
          <w:lang w:val="en-GB"/>
        </w:rPr>
        <w:t xml:space="preserve">. = 1, </w:t>
      </w:r>
      <w:r>
        <w:rPr>
          <w:rFonts w:ascii="Helvetica" w:hAnsi="Helvetica"/>
          <w:i/>
          <w:color w:val="000000" w:themeColor="text1"/>
          <w:shd w:val="clear" w:color="auto" w:fill="FFFFFF"/>
          <w:lang w:val="en-GB"/>
        </w:rPr>
        <w:t>p</w:t>
      </w:r>
      <w:r>
        <w:rPr>
          <w:rFonts w:ascii="Helvetica" w:hAnsi="Helvetica"/>
          <w:color w:val="000000" w:themeColor="text1"/>
          <w:shd w:val="clear" w:color="auto" w:fill="FFFFFF"/>
          <w:lang w:val="en-GB"/>
        </w:rPr>
        <w:t xml:space="preserve"> = 0.470</w:t>
      </w:r>
      <w:r>
        <w:rPr>
          <w:rFonts w:ascii="Helvetica" w:hAnsi="Helvetica"/>
        </w:rPr>
        <w:t xml:space="preserve">), but depended upon whether the faculty had obtained a PhD from Taiwan (PhD from Taiwan x before/after: </w:t>
      </w:r>
      <w:r>
        <w:rPr>
          <w:rFonts w:ascii="Helvetica" w:hAnsi="Helvetica"/>
          <w:i/>
          <w:color w:val="000000" w:themeColor="text1"/>
          <w:shd w:val="clear" w:color="auto" w:fill="FFFFFF"/>
          <w:lang w:val="en-GB"/>
        </w:rPr>
        <w:t>χ²</w:t>
      </w:r>
      <w:r>
        <w:rPr>
          <w:rFonts w:ascii="Helvetica" w:hAnsi="Helvetica"/>
          <w:color w:val="000000" w:themeColor="text1"/>
          <w:shd w:val="clear" w:color="auto" w:fill="FFFFFF"/>
          <w:lang w:val="en-GB"/>
        </w:rPr>
        <w:t xml:space="preserve"> = 5.00, </w:t>
      </w:r>
      <w:proofErr w:type="spellStart"/>
      <w:r>
        <w:rPr>
          <w:rFonts w:ascii="Helvetica" w:hAnsi="Helvetica"/>
          <w:color w:val="000000" w:themeColor="text1"/>
          <w:shd w:val="clear" w:color="auto" w:fill="FFFFFF"/>
          <w:lang w:val="en-GB"/>
        </w:rPr>
        <w:t>d.f</w:t>
      </w:r>
      <w:proofErr w:type="spellEnd"/>
      <w:r>
        <w:rPr>
          <w:rFonts w:ascii="Helvetica" w:hAnsi="Helvetica"/>
          <w:color w:val="000000" w:themeColor="text1"/>
          <w:shd w:val="clear" w:color="auto" w:fill="FFFFFF"/>
          <w:lang w:val="en-GB"/>
        </w:rPr>
        <w:t xml:space="preserve">. = 1, </w:t>
      </w:r>
      <w:r>
        <w:rPr>
          <w:rFonts w:ascii="Helvetica" w:hAnsi="Helvetica"/>
          <w:i/>
          <w:color w:val="000000" w:themeColor="text1"/>
          <w:shd w:val="clear" w:color="auto" w:fill="FFFFFF"/>
          <w:lang w:val="en-GB"/>
        </w:rPr>
        <w:t>p</w:t>
      </w:r>
      <w:r>
        <w:rPr>
          <w:rFonts w:ascii="Helvetica" w:hAnsi="Helvetica"/>
          <w:color w:val="000000" w:themeColor="text1"/>
          <w:shd w:val="clear" w:color="auto" w:fill="FFFFFF"/>
          <w:lang w:val="en-GB"/>
        </w:rPr>
        <w:t xml:space="preserve"> = 0.025; Fig. 2b</w:t>
      </w:r>
      <w:r>
        <w:rPr>
          <w:rFonts w:ascii="Helvetica" w:hAnsi="Helvetica"/>
        </w:rPr>
        <w:t xml:space="preserve">). Post-hoc analyses showed that PIs who obtained </w:t>
      </w:r>
      <w:del w:id="114" w:author="." w:date="2022-01-14T07:11:00Z">
        <w:r>
          <w:rPr>
            <w:rFonts w:ascii="Helvetica" w:hAnsi="Helvetica"/>
          </w:rPr>
          <w:delText xml:space="preserve">a </w:delText>
        </w:r>
      </w:del>
      <w:r>
        <w:rPr>
          <w:rFonts w:ascii="Helvetica" w:hAnsi="Helvetica"/>
        </w:rPr>
        <w:t>PhD</w:t>
      </w:r>
      <w:ins w:id="115" w:author="." w:date="2022-01-14T07:11:00Z">
        <w:r>
          <w:rPr>
            <w:rFonts w:ascii="Helvetica" w:eastAsiaTheme="minorEastAsia" w:hAnsi="Helvetica" w:hint="eastAsia"/>
          </w:rPr>
          <w:t xml:space="preserve"> degrees</w:t>
        </w:r>
      </w:ins>
      <w:r>
        <w:rPr>
          <w:rFonts w:ascii="Helvetica" w:hAnsi="Helvetica"/>
        </w:rPr>
        <w:t xml:space="preserve"> outside Taiwan performed equally well both before and after their promotion (</w:t>
      </w:r>
      <w:r>
        <w:rPr>
          <w:rFonts w:ascii="Helvetica" w:hAnsi="Helvetica"/>
          <w:i/>
          <w:color w:val="000000" w:themeColor="text1"/>
          <w:shd w:val="clear" w:color="auto" w:fill="FFFFFF"/>
          <w:lang w:val="en-GB"/>
        </w:rPr>
        <w:t xml:space="preserve">t </w:t>
      </w:r>
      <w:r>
        <w:rPr>
          <w:rFonts w:ascii="Helvetica" w:hAnsi="Helvetica"/>
          <w:iCs/>
          <w:color w:val="000000" w:themeColor="text1"/>
          <w:shd w:val="clear" w:color="auto" w:fill="FFFFFF"/>
          <w:lang w:val="en-GB"/>
        </w:rPr>
        <w:t>ratio</w:t>
      </w:r>
      <w:r>
        <w:rPr>
          <w:rFonts w:ascii="Helvetica" w:hAnsi="Helvetica"/>
          <w:color w:val="000000" w:themeColor="text1"/>
          <w:shd w:val="clear" w:color="auto" w:fill="FFFFFF"/>
          <w:lang w:val="en-GB"/>
        </w:rPr>
        <w:t xml:space="preserve"> = 0.38, </w:t>
      </w:r>
      <w:r>
        <w:rPr>
          <w:rFonts w:ascii="Helvetica" w:hAnsi="Helvetica"/>
          <w:i/>
          <w:color w:val="000000" w:themeColor="text1"/>
          <w:shd w:val="clear" w:color="auto" w:fill="FFFFFF"/>
          <w:lang w:val="en-GB"/>
        </w:rPr>
        <w:t>p</w:t>
      </w:r>
      <w:r>
        <w:rPr>
          <w:rFonts w:ascii="Helvetica" w:hAnsi="Helvetica"/>
          <w:color w:val="000000" w:themeColor="text1"/>
          <w:shd w:val="clear" w:color="auto" w:fill="FFFFFF"/>
          <w:lang w:val="en-GB"/>
        </w:rPr>
        <w:t xml:space="preserve"> = 0.707</w:t>
      </w:r>
      <w:r>
        <w:rPr>
          <w:rFonts w:ascii="Helvetica" w:hAnsi="Helvetica"/>
        </w:rPr>
        <w:t>), whereas those with PhD</w:t>
      </w:r>
      <w:ins w:id="116" w:author="genchanghsu" w:date="2022-01-14T13:30:00Z">
        <w:r>
          <w:rPr>
            <w:rFonts w:ascii="Helvetica" w:hAnsi="Helvetica"/>
          </w:rPr>
          <w:t xml:space="preserve"> degrees</w:t>
        </w:r>
      </w:ins>
      <w:r>
        <w:rPr>
          <w:rFonts w:ascii="Helvetica" w:hAnsi="Helvetica"/>
        </w:rPr>
        <w:t xml:space="preserve"> from Taiwan showed a significant decrease in performance after the promotion (</w:t>
      </w:r>
      <w:r>
        <w:rPr>
          <w:rFonts w:ascii="Helvetica" w:hAnsi="Helvetica"/>
          <w:i/>
          <w:color w:val="000000" w:themeColor="text1"/>
          <w:shd w:val="clear" w:color="auto" w:fill="FFFFFF"/>
          <w:lang w:val="en-GB"/>
        </w:rPr>
        <w:t xml:space="preserve">t </w:t>
      </w:r>
      <w:r>
        <w:rPr>
          <w:rFonts w:ascii="Helvetica" w:hAnsi="Helvetica"/>
          <w:iCs/>
          <w:color w:val="000000" w:themeColor="text1"/>
          <w:shd w:val="clear" w:color="auto" w:fill="FFFFFF"/>
          <w:lang w:val="en-GB"/>
        </w:rPr>
        <w:t>ratio</w:t>
      </w:r>
      <w:r>
        <w:rPr>
          <w:rFonts w:ascii="Helvetica" w:hAnsi="Helvetica"/>
          <w:color w:val="000000" w:themeColor="text1"/>
          <w:shd w:val="clear" w:color="auto" w:fill="FFFFFF"/>
          <w:lang w:val="en-GB"/>
        </w:rPr>
        <w:t xml:space="preserve"> = -2.47, </w:t>
      </w:r>
      <w:r>
        <w:rPr>
          <w:rFonts w:ascii="Helvetica" w:hAnsi="Helvetica"/>
          <w:i/>
          <w:color w:val="000000" w:themeColor="text1"/>
          <w:shd w:val="clear" w:color="auto" w:fill="FFFFFF"/>
          <w:lang w:val="en-GB"/>
        </w:rPr>
        <w:t>p</w:t>
      </w:r>
      <w:r>
        <w:rPr>
          <w:rFonts w:ascii="Helvetica" w:hAnsi="Helvetica"/>
          <w:color w:val="000000" w:themeColor="text1"/>
          <w:shd w:val="clear" w:color="auto" w:fill="FFFFFF"/>
          <w:lang w:val="en-GB"/>
        </w:rPr>
        <w:t xml:space="preserve"> = 0.017; Fig. 2b</w:t>
      </w:r>
      <w:r>
        <w:rPr>
          <w:rFonts w:ascii="Helvetica" w:hAnsi="Helvetica"/>
        </w:rPr>
        <w:t>), which was also comparatively lower than that of their counterparts with PhD</w:t>
      </w:r>
      <w:ins w:id="117" w:author="genchanghsu" w:date="2022-01-14T13:31:00Z">
        <w:r>
          <w:rPr>
            <w:rFonts w:ascii="Helvetica" w:hAnsi="Helvetica"/>
          </w:rPr>
          <w:t xml:space="preserve"> degrees</w:t>
        </w:r>
      </w:ins>
      <w:r>
        <w:rPr>
          <w:rFonts w:ascii="Helvetica" w:hAnsi="Helvetica"/>
        </w:rPr>
        <w:t xml:space="preserve"> outside Taiwan after the promotion (</w:t>
      </w:r>
      <w:r>
        <w:rPr>
          <w:rFonts w:ascii="Helvetica" w:hAnsi="Helvetica"/>
          <w:i/>
          <w:color w:val="000000" w:themeColor="text1"/>
          <w:shd w:val="clear" w:color="auto" w:fill="FFFFFF"/>
          <w:lang w:val="en-GB"/>
        </w:rPr>
        <w:t xml:space="preserve">t </w:t>
      </w:r>
      <w:r>
        <w:rPr>
          <w:rFonts w:ascii="Helvetica" w:hAnsi="Helvetica"/>
          <w:iCs/>
          <w:color w:val="000000" w:themeColor="text1"/>
          <w:shd w:val="clear" w:color="auto" w:fill="FFFFFF"/>
          <w:lang w:val="en-GB"/>
        </w:rPr>
        <w:t>ratio</w:t>
      </w:r>
      <w:r>
        <w:rPr>
          <w:rFonts w:ascii="Helvetica" w:hAnsi="Helvetica"/>
          <w:color w:val="000000" w:themeColor="text1"/>
          <w:shd w:val="clear" w:color="auto" w:fill="FFFFFF"/>
          <w:lang w:val="en-GB"/>
        </w:rPr>
        <w:t xml:space="preserve"> = 3.19, </w:t>
      </w:r>
      <w:r>
        <w:rPr>
          <w:rFonts w:ascii="Helvetica" w:hAnsi="Helvetica"/>
          <w:i/>
          <w:color w:val="000000" w:themeColor="text1"/>
          <w:shd w:val="clear" w:color="auto" w:fill="FFFFFF"/>
          <w:lang w:val="en-GB"/>
        </w:rPr>
        <w:t>p</w:t>
      </w:r>
      <w:r>
        <w:rPr>
          <w:rFonts w:ascii="Helvetica" w:hAnsi="Helvetica"/>
          <w:color w:val="000000" w:themeColor="text1"/>
          <w:shd w:val="clear" w:color="auto" w:fill="FFFFFF"/>
          <w:lang w:val="en-GB"/>
        </w:rPr>
        <w:t xml:space="preserve"> = 0.002; Fig. 2b</w:t>
      </w:r>
      <w:r>
        <w:rPr>
          <w:rFonts w:ascii="Helvetica" w:hAnsi="Helvetica"/>
        </w:rPr>
        <w:t>).</w:t>
      </w:r>
    </w:p>
    <w:p w:rsidR="005D18C1" w:rsidRDefault="005D18C1">
      <w:pPr>
        <w:rPr>
          <w:rFonts w:ascii="Helvetica" w:hAnsi="Helvetica"/>
        </w:rPr>
      </w:pPr>
    </w:p>
    <w:p w:rsidR="005D18C1" w:rsidRDefault="006C4A5E">
      <w:pPr>
        <w:rPr>
          <w:rFonts w:ascii="Helvetica" w:hAnsi="Helvetica"/>
        </w:rPr>
      </w:pPr>
      <w:r>
        <w:rPr>
          <w:rFonts w:ascii="Helvetica" w:hAnsi="Helvetica"/>
          <w:noProof/>
        </w:rPr>
        <w:drawing>
          <wp:inline distT="0" distB="0" distL="0" distR="0">
            <wp:extent cx="5730875" cy="3144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0902" b="50320"/>
                    <a:stretch>
                      <a:fillRect/>
                    </a:stretch>
                  </pic:blipFill>
                  <pic:spPr>
                    <a:xfrm>
                      <a:off x="0" y="0"/>
                      <a:ext cx="5731510" cy="3145265"/>
                    </a:xfrm>
                    <a:prstGeom prst="rect">
                      <a:avLst/>
                    </a:prstGeom>
                    <a:ln>
                      <a:noFill/>
                    </a:ln>
                  </pic:spPr>
                </pic:pic>
              </a:graphicData>
            </a:graphic>
          </wp:inline>
        </w:drawing>
      </w:r>
    </w:p>
    <w:p w:rsidR="005D18C1" w:rsidRDefault="006C4A5E">
      <w:pPr>
        <w:rPr>
          <w:rFonts w:ascii="Helvetica" w:hAnsi="Helvetica"/>
        </w:rPr>
      </w:pPr>
      <w:commentRangeStart w:id="118"/>
      <w:proofErr w:type="gramStart"/>
      <w:r>
        <w:rPr>
          <w:rFonts w:ascii="Helvetica" w:hAnsi="Helvetica"/>
        </w:rPr>
        <w:t>Fig. 2.</w:t>
      </w:r>
      <w:proofErr w:type="gramEnd"/>
      <w:r>
        <w:rPr>
          <w:rFonts w:ascii="Helvetica" w:hAnsi="Helvetica"/>
        </w:rPr>
        <w:t xml:space="preserve"> </w:t>
      </w:r>
      <w:proofErr w:type="gramStart"/>
      <w:r>
        <w:rPr>
          <w:rFonts w:ascii="Helvetica" w:hAnsi="Helvetica"/>
        </w:rPr>
        <w:t>Academic performance before and after (</w:t>
      </w:r>
      <w:r>
        <w:rPr>
          <w:rFonts w:ascii="Helvetica" w:hAnsi="Helvetica"/>
          <w:b/>
          <w:bCs/>
        </w:rPr>
        <w:t>a</w:t>
      </w:r>
      <w:r>
        <w:rPr>
          <w:rFonts w:ascii="Helvetica" w:hAnsi="Helvetica"/>
        </w:rPr>
        <w:t>) starting as a new PI and (</w:t>
      </w:r>
      <w:r>
        <w:rPr>
          <w:rFonts w:ascii="Helvetica" w:hAnsi="Helvetica"/>
          <w:b/>
          <w:bCs/>
        </w:rPr>
        <w:t>b</w:t>
      </w:r>
      <w:r>
        <w:rPr>
          <w:rFonts w:ascii="Helvetica" w:hAnsi="Helvetica"/>
        </w:rPr>
        <w:t>) promotion to full professor.</w:t>
      </w:r>
      <w:proofErr w:type="gramEnd"/>
      <w:r>
        <w:rPr>
          <w:rFonts w:ascii="Helvetica" w:hAnsi="Helvetica"/>
        </w:rPr>
        <w:t xml:space="preserve"> In (</w:t>
      </w:r>
      <w:r>
        <w:rPr>
          <w:rFonts w:ascii="Helvetica" w:hAnsi="Helvetica"/>
          <w:b/>
          <w:bCs/>
        </w:rPr>
        <w:t>a</w:t>
      </w:r>
      <w:r>
        <w:rPr>
          <w:rFonts w:ascii="Helvetica" w:hAnsi="Helvetica"/>
        </w:rPr>
        <w:t>) lines present significant relationships predicted from GLMMs, whereas shaded areas indicate 95% confidence interval range. In (</w:t>
      </w:r>
      <w:r>
        <w:rPr>
          <w:rFonts w:ascii="Helvetica" w:hAnsi="Helvetica"/>
          <w:b/>
          <w:bCs/>
        </w:rPr>
        <w:t>b</w:t>
      </w:r>
      <w:r>
        <w:rPr>
          <w:rFonts w:ascii="Helvetica" w:hAnsi="Helvetica"/>
        </w:rPr>
        <w:t>) means ± SE are as presented. Each point represents an individual PI.</w:t>
      </w:r>
      <w:commentRangeEnd w:id="118"/>
      <w:r>
        <w:commentReference w:id="118"/>
      </w:r>
    </w:p>
    <w:p w:rsidR="005D18C1" w:rsidRDefault="005D18C1">
      <w:pPr>
        <w:rPr>
          <w:rFonts w:ascii="Helvetica" w:hAnsi="Helvetica"/>
        </w:rPr>
      </w:pPr>
    </w:p>
    <w:p w:rsidR="005D18C1" w:rsidRDefault="005D18C1">
      <w:pPr>
        <w:rPr>
          <w:rFonts w:ascii="Helvetica" w:hAnsi="Helvetica"/>
        </w:rPr>
      </w:pPr>
    </w:p>
    <w:p w:rsidR="005D18C1" w:rsidRDefault="006C4A5E">
      <w:pPr>
        <w:rPr>
          <w:rFonts w:ascii="Helvetica" w:hAnsi="Helvetica"/>
        </w:rPr>
      </w:pPr>
      <w:r>
        <w:rPr>
          <w:rFonts w:ascii="Helvetica" w:hAnsi="Helvetica"/>
        </w:rPr>
        <w:t>Discussion:</w:t>
      </w:r>
    </w:p>
    <w:p w:rsidR="005D18C1" w:rsidRDefault="005D18C1">
      <w:pPr>
        <w:rPr>
          <w:rFonts w:ascii="Helvetica" w:hAnsi="Helvetica"/>
        </w:rPr>
      </w:pPr>
    </w:p>
    <w:p w:rsidR="005D18C1" w:rsidRDefault="005D18C1">
      <w:pPr>
        <w:rPr>
          <w:ins w:id="119" w:author="genchanghsu" w:date="2022-01-14T13:48:00Z"/>
          <w:rFonts w:ascii="Helvetica" w:hAnsi="Helvetica"/>
        </w:rPr>
      </w:pPr>
    </w:p>
    <w:p w:rsidR="005D18C1" w:rsidRDefault="006C4A5E">
      <w:pPr>
        <w:rPr>
          <w:ins w:id="120" w:author="genchanghsu" w:date="2022-01-14T13:48:00Z"/>
          <w:rFonts w:ascii="Helvetica" w:eastAsia="PMingLiU" w:hAnsi="Helvetica"/>
        </w:rPr>
      </w:pPr>
      <w:ins w:id="121" w:author="genchanghsu" w:date="2022-01-14T13:48:00Z">
        <w:r>
          <w:rPr>
            <w:rFonts w:ascii="Helvetica" w:eastAsia="PMingLiU" w:hAnsi="Helvetica" w:hint="eastAsia"/>
          </w:rPr>
          <w:t>Summary of the key findings</w:t>
        </w:r>
      </w:ins>
      <w:ins w:id="122" w:author="genchanghsu" w:date="2022-01-14T14:07:00Z">
        <w:r>
          <w:rPr>
            <w:rFonts w:ascii="Helvetica" w:eastAsia="PMingLiU" w:hAnsi="Helvetica" w:hint="eastAsia"/>
          </w:rPr>
          <w:t xml:space="preserve"> and discussion ideas</w:t>
        </w:r>
      </w:ins>
    </w:p>
    <w:p w:rsidR="005D18C1" w:rsidRDefault="006C4A5E" w:rsidP="005D18C1">
      <w:pPr>
        <w:numPr>
          <w:ilvl w:val="0"/>
          <w:numId w:val="3"/>
          <w:ins w:id="123" w:author="genchanghsu" w:date="2022-01-14T13:48:00Z"/>
        </w:numPr>
        <w:rPr>
          <w:ins w:id="124" w:author="genchanghsu" w:date="2022-01-14T13:49:00Z"/>
          <w:rFonts w:ascii="Helvetica" w:eastAsia="PMingLiU" w:hAnsi="Helvetica"/>
        </w:rPr>
        <w:pPrChange w:id="125" w:author="genchanghsu" w:date="2022-01-14T13:48:00Z">
          <w:pPr/>
        </w:pPrChange>
      </w:pPr>
      <w:ins w:id="126" w:author="genchanghsu" w:date="2022-01-14T13:49:00Z">
        <w:r>
          <w:rPr>
            <w:rFonts w:ascii="Helvetica" w:eastAsia="PMingLiU" w:hAnsi="Helvetica" w:hint="eastAsia"/>
            <w:i/>
            <w:iCs/>
            <w:color w:val="000000"/>
          </w:rPr>
          <w:t>Temporal trends in a</w:t>
        </w:r>
        <w:r>
          <w:rPr>
            <w:rFonts w:ascii="Helvetica" w:hAnsi="Helvetica"/>
            <w:i/>
            <w:iCs/>
            <w:color w:val="000000"/>
          </w:rPr>
          <w:t>cademic performance</w:t>
        </w:r>
        <w:r>
          <w:rPr>
            <w:rFonts w:ascii="Helvetica" w:eastAsia="PMingLiU" w:hAnsi="Helvetica" w:hint="eastAsia"/>
            <w:i/>
            <w:iCs/>
            <w:color w:val="000000"/>
          </w:rPr>
          <w:t xml:space="preserve">: </w:t>
        </w:r>
      </w:ins>
    </w:p>
    <w:p w:rsidR="005D18C1" w:rsidRPr="005D18C1" w:rsidRDefault="006C4A5E" w:rsidP="005D18C1">
      <w:pPr>
        <w:numPr>
          <w:ilvl w:val="0"/>
          <w:numId w:val="4"/>
          <w:ins w:id="127" w:author="genchanghsu" w:date="2022-01-15T13:47:00Z"/>
        </w:numPr>
        <w:rPr>
          <w:ins w:id="128" w:author="." w:date="2022-01-14T06:57:00Z"/>
          <w:rFonts w:ascii="Helvetica" w:eastAsia="PMingLiU" w:hAnsi="Helvetica"/>
          <w:rPrChange w:id="129" w:author="." w:date="2022-01-14T06:57:00Z">
            <w:rPr>
              <w:ins w:id="130" w:author="." w:date="2022-01-14T06:57:00Z"/>
              <w:rFonts w:ascii="Helvetica" w:eastAsiaTheme="minorEastAsia" w:hAnsi="Helvetica"/>
            </w:rPr>
          </w:rPrChange>
        </w:rPr>
        <w:pPrChange w:id="131" w:author="genchanghsu" w:date="2022-01-15T13:47:00Z">
          <w:pPr/>
        </w:pPrChange>
      </w:pPr>
      <w:ins w:id="132" w:author="." w:date="2022-01-14T06:25:00Z">
        <w:r>
          <w:rPr>
            <w:rFonts w:ascii="Helvetica" w:eastAsiaTheme="minorEastAsia" w:hAnsi="Helvetica" w:hint="eastAsia"/>
          </w:rPr>
          <w:t>The a</w:t>
        </w:r>
      </w:ins>
      <w:ins w:id="133" w:author="." w:date="2022-01-14T06:24:00Z">
        <w:r>
          <w:rPr>
            <w:rFonts w:ascii="Helvetica" w:eastAsiaTheme="minorEastAsia" w:hAnsi="Helvetica" w:hint="eastAsia"/>
          </w:rPr>
          <w:t>cademic performance</w:t>
        </w:r>
      </w:ins>
      <w:ins w:id="134" w:author="." w:date="2022-01-14T06:25:00Z">
        <w:r>
          <w:rPr>
            <w:rFonts w:ascii="Helvetica" w:eastAsiaTheme="minorEastAsia" w:hAnsi="Helvetica" w:hint="eastAsia"/>
          </w:rPr>
          <w:t xml:space="preserve"> of PIs</w:t>
        </w:r>
      </w:ins>
      <w:ins w:id="135" w:author="." w:date="2022-01-14T06:26:00Z">
        <w:r>
          <w:rPr>
            <w:rFonts w:ascii="Helvetica" w:eastAsiaTheme="minorEastAsia" w:hAnsi="Helvetica" w:hint="eastAsia"/>
          </w:rPr>
          <w:t xml:space="preserve"> getting a </w:t>
        </w:r>
      </w:ins>
      <w:ins w:id="136" w:author="genchanghsu" w:date="2022-01-15T13:46:00Z">
        <w:r>
          <w:rPr>
            <w:rFonts w:ascii="Helvetica" w:eastAsiaTheme="minorEastAsia" w:hAnsi="Helvetica" w:hint="eastAsia"/>
          </w:rPr>
          <w:t xml:space="preserve">new </w:t>
        </w:r>
      </w:ins>
      <w:ins w:id="137" w:author="." w:date="2022-01-14T06:26:00Z">
        <w:r>
          <w:rPr>
            <w:rFonts w:ascii="Helvetica" w:eastAsiaTheme="minorEastAsia" w:hAnsi="Helvetica" w:hint="eastAsia"/>
          </w:rPr>
          <w:t>faculty job</w:t>
        </w:r>
      </w:ins>
      <w:ins w:id="138" w:author="." w:date="2022-01-14T06:25:00Z">
        <w:r>
          <w:rPr>
            <w:rFonts w:ascii="Helvetica" w:eastAsiaTheme="minorEastAsia" w:hAnsi="Helvetica" w:hint="eastAsia"/>
          </w:rPr>
          <w:t xml:space="preserve"> </w:t>
        </w:r>
      </w:ins>
      <w:ins w:id="139" w:author="." w:date="2022-01-14T06:26:00Z">
        <w:r>
          <w:rPr>
            <w:rFonts w:ascii="Helvetica" w:eastAsiaTheme="minorEastAsia" w:hAnsi="Helvetica" w:hint="eastAsia"/>
          </w:rPr>
          <w:t>increased over the years</w:t>
        </w:r>
      </w:ins>
      <w:ins w:id="140" w:author="." w:date="2022-01-14T06:24:00Z">
        <w:r>
          <w:rPr>
            <w:rFonts w:ascii="Helvetica" w:eastAsiaTheme="minorEastAsia" w:hAnsi="Helvetica" w:hint="eastAsia"/>
          </w:rPr>
          <w:t xml:space="preserve"> </w:t>
        </w:r>
      </w:ins>
      <w:ins w:id="141" w:author="." w:date="2022-01-14T06:23:00Z">
        <w:r>
          <w:rPr>
            <w:rFonts w:ascii="Helvetica" w:eastAsiaTheme="minorEastAsia" w:hAnsi="Helvetica" w:hint="eastAsia"/>
          </w:rPr>
          <w:t xml:space="preserve">&gt; </w:t>
        </w:r>
      </w:ins>
      <w:ins w:id="142" w:author="." w:date="2022-01-14T06:30:00Z">
        <w:r>
          <w:rPr>
            <w:rFonts w:ascii="Helvetica" w:eastAsiaTheme="minorEastAsia" w:hAnsi="Helvetica" w:hint="eastAsia"/>
          </w:rPr>
          <w:t xml:space="preserve">Suggests that the academic </w:t>
        </w:r>
      </w:ins>
      <w:ins w:id="143" w:author="." w:date="2022-01-14T06:27:00Z">
        <w:r>
          <w:rPr>
            <w:rFonts w:ascii="Helvetica" w:eastAsiaTheme="minorEastAsia" w:hAnsi="Helvetica" w:hint="eastAsia"/>
          </w:rPr>
          <w:t>job market</w:t>
        </w:r>
      </w:ins>
      <w:ins w:id="144" w:author="." w:date="2022-01-14T06:30:00Z">
        <w:r>
          <w:rPr>
            <w:rFonts w:ascii="Helvetica" w:eastAsiaTheme="minorEastAsia" w:hAnsi="Helvetica" w:hint="eastAsia"/>
          </w:rPr>
          <w:t xml:space="preserve"> has become </w:t>
        </w:r>
      </w:ins>
      <w:ins w:id="145" w:author="." w:date="2022-01-14T06:31:00Z">
        <w:r>
          <w:rPr>
            <w:rFonts w:ascii="Helvetica" w:eastAsiaTheme="minorEastAsia" w:hAnsi="Helvetica" w:hint="eastAsia"/>
          </w:rPr>
          <w:t>increasingly</w:t>
        </w:r>
      </w:ins>
      <w:ins w:id="146" w:author="." w:date="2022-01-14T06:30:00Z">
        <w:r>
          <w:rPr>
            <w:rFonts w:ascii="Helvetica" w:eastAsiaTheme="minorEastAsia" w:hAnsi="Helvetica" w:hint="eastAsia"/>
          </w:rPr>
          <w:t xml:space="preserve"> competitive over time and therefore </w:t>
        </w:r>
      </w:ins>
      <w:ins w:id="147" w:author="genchanghsu" w:date="2022-01-15T13:47:00Z">
        <w:r>
          <w:rPr>
            <w:rFonts w:ascii="Helvetica" w:eastAsiaTheme="minorEastAsia" w:hAnsi="Helvetica" w:hint="eastAsia"/>
          </w:rPr>
          <w:t>the young researc</w:t>
        </w:r>
      </w:ins>
      <w:ins w:id="148" w:author="genchanghsu" w:date="2022-01-15T13:48:00Z">
        <w:r>
          <w:rPr>
            <w:rFonts w:ascii="Helvetica" w:eastAsiaTheme="minorEastAsia" w:hAnsi="Helvetica" w:hint="eastAsia"/>
          </w:rPr>
          <w:t>hers</w:t>
        </w:r>
      </w:ins>
      <w:ins w:id="149" w:author="." w:date="2022-01-14T06:30:00Z">
        <w:r>
          <w:rPr>
            <w:rFonts w:ascii="Helvetica" w:eastAsiaTheme="minorEastAsia" w:hAnsi="Helvetica" w:hint="eastAsia"/>
          </w:rPr>
          <w:t xml:space="preserve"> </w:t>
        </w:r>
      </w:ins>
      <w:ins w:id="150" w:author="." w:date="2022-01-14T06:31:00Z">
        <w:r>
          <w:rPr>
            <w:rFonts w:ascii="Helvetica" w:eastAsiaTheme="minorEastAsia" w:hAnsi="Helvetica" w:hint="eastAsia"/>
          </w:rPr>
          <w:t xml:space="preserve">should </w:t>
        </w:r>
      </w:ins>
      <w:ins w:id="151" w:author="." w:date="2022-01-14T06:33:00Z">
        <w:r>
          <w:rPr>
            <w:rFonts w:ascii="Helvetica" w:eastAsiaTheme="minorEastAsia" w:hAnsi="Helvetica" w:hint="eastAsia"/>
          </w:rPr>
          <w:t>ho</w:t>
        </w:r>
      </w:ins>
      <w:ins w:id="152" w:author="." w:date="2022-01-14T06:34:00Z">
        <w:r>
          <w:rPr>
            <w:rFonts w:ascii="Helvetica" w:eastAsiaTheme="minorEastAsia" w:hAnsi="Helvetica" w:hint="eastAsia"/>
          </w:rPr>
          <w:t>m</w:t>
        </w:r>
      </w:ins>
      <w:ins w:id="153" w:author="." w:date="2022-01-14T06:33:00Z">
        <w:r>
          <w:rPr>
            <w:rFonts w:ascii="Helvetica" w:eastAsiaTheme="minorEastAsia" w:hAnsi="Helvetica" w:hint="eastAsia"/>
          </w:rPr>
          <w:t xml:space="preserve">e in on their publications </w:t>
        </w:r>
      </w:ins>
      <w:ins w:id="154" w:author="." w:date="2022-01-14T06:31:00Z">
        <w:r>
          <w:rPr>
            <w:rFonts w:ascii="Helvetica" w:eastAsiaTheme="minorEastAsia" w:hAnsi="Helvetica" w:hint="eastAsia"/>
          </w:rPr>
          <w:t>to demonstrate their academic</w:t>
        </w:r>
      </w:ins>
      <w:ins w:id="155" w:author="." w:date="2022-01-14T06:32:00Z">
        <w:r>
          <w:rPr>
            <w:rFonts w:ascii="Helvetica" w:eastAsiaTheme="minorEastAsia" w:hAnsi="Helvetica" w:hint="eastAsia"/>
          </w:rPr>
          <w:t xml:space="preserve"> abilities.</w:t>
        </w:r>
      </w:ins>
    </w:p>
    <w:p w:rsidR="005D18C1" w:rsidRPr="005D18C1" w:rsidRDefault="006C4A5E" w:rsidP="005D18C1">
      <w:pPr>
        <w:numPr>
          <w:ins w:id="156" w:author="genchanghsu" w:date="2022-01-14T13:49:00Z"/>
        </w:numPr>
        <w:tabs>
          <w:tab w:val="left" w:pos="845"/>
        </w:tabs>
        <w:ind w:left="845"/>
        <w:rPr>
          <w:ins w:id="157" w:author="." w:date="2022-01-14T06:27:00Z"/>
          <w:rFonts w:ascii="Helvetica" w:eastAsia="PMingLiU" w:hAnsi="Helvetica"/>
          <w:rPrChange w:id="158" w:author="." w:date="2022-01-14T06:27:00Z">
            <w:rPr>
              <w:ins w:id="159" w:author="." w:date="2022-01-14T06:27:00Z"/>
              <w:rFonts w:ascii="Helvetica" w:eastAsiaTheme="minorEastAsia" w:hAnsi="Helvetica"/>
            </w:rPr>
          </w:rPrChange>
        </w:rPr>
        <w:pPrChange w:id="160" w:author="." w:date="2022-01-14T06:57:00Z">
          <w:pPr/>
        </w:pPrChange>
      </w:pPr>
      <w:ins w:id="161" w:author="." w:date="2022-01-14T06:31:00Z">
        <w:r>
          <w:rPr>
            <w:rFonts w:ascii="Helvetica" w:eastAsiaTheme="minorEastAsia" w:hAnsi="Helvetica" w:hint="eastAsia"/>
          </w:rPr>
          <w:t xml:space="preserve">  </w:t>
        </w:r>
      </w:ins>
    </w:p>
    <w:p w:rsidR="005D18C1" w:rsidRPr="005D18C1" w:rsidRDefault="006C4A5E" w:rsidP="005D18C1">
      <w:pPr>
        <w:numPr>
          <w:ilvl w:val="0"/>
          <w:numId w:val="4"/>
          <w:ins w:id="162" w:author="genchanghsu" w:date="2022-01-14T13:49:00Z"/>
        </w:numPr>
        <w:rPr>
          <w:ins w:id="163" w:author="." w:date="2022-01-14T06:57:00Z"/>
          <w:rFonts w:ascii="Helvetica" w:eastAsia="PMingLiU" w:hAnsi="Helvetica"/>
          <w:rPrChange w:id="164" w:author="." w:date="2022-01-14T06:57:00Z">
            <w:rPr>
              <w:ins w:id="165" w:author="." w:date="2022-01-14T06:57:00Z"/>
              <w:rFonts w:ascii="Helvetica" w:eastAsiaTheme="minorEastAsia" w:hAnsi="Helvetica"/>
            </w:rPr>
          </w:rPrChange>
        </w:rPr>
      </w:pPr>
      <w:ins w:id="166" w:author="." w:date="2022-01-14T06:27:00Z">
        <w:r>
          <w:rPr>
            <w:rFonts w:ascii="Helvetica" w:eastAsia="PMingLiU" w:hAnsi="Helvetica" w:hint="eastAsia"/>
          </w:rPr>
          <w:t xml:space="preserve">The academic performance of PIs </w:t>
        </w:r>
        <w:r>
          <w:rPr>
            <w:rFonts w:ascii="Helvetica" w:eastAsiaTheme="minorEastAsia" w:hAnsi="Helvetica" w:hint="eastAsia"/>
          </w:rPr>
          <w:t>getting promoted</w:t>
        </w:r>
      </w:ins>
      <w:ins w:id="167" w:author="." w:date="2022-01-15T07:39:00Z">
        <w:r>
          <w:rPr>
            <w:rFonts w:ascii="Helvetica" w:eastAsiaTheme="minorEastAsia" w:hAnsi="Helvetica" w:hint="eastAsia"/>
          </w:rPr>
          <w:t xml:space="preserve"> to full professor</w:t>
        </w:r>
      </w:ins>
      <w:ins w:id="168" w:author="." w:date="2022-01-14T06:27:00Z">
        <w:r>
          <w:rPr>
            <w:rFonts w:ascii="Helvetica" w:eastAsia="PMingLiU" w:hAnsi="Helvetica" w:hint="eastAsia"/>
          </w:rPr>
          <w:t xml:space="preserve"> </w:t>
        </w:r>
        <w:r>
          <w:rPr>
            <w:rFonts w:ascii="Helvetica" w:eastAsiaTheme="minorEastAsia" w:hAnsi="Helvetica" w:hint="eastAsia"/>
          </w:rPr>
          <w:t>remained relatively similar</w:t>
        </w:r>
        <w:r>
          <w:rPr>
            <w:rFonts w:ascii="Helvetica" w:eastAsia="PMingLiU" w:hAnsi="Helvetica" w:hint="eastAsia"/>
          </w:rPr>
          <w:t xml:space="preserve"> over the years &gt;</w:t>
        </w:r>
        <w:r>
          <w:rPr>
            <w:rFonts w:ascii="Helvetica" w:eastAsiaTheme="minorEastAsia" w:hAnsi="Helvetica" w:hint="eastAsia"/>
          </w:rPr>
          <w:t xml:space="preserve"> </w:t>
        </w:r>
      </w:ins>
      <w:ins w:id="169" w:author="genchanghsu" w:date="2022-01-15T13:48:00Z">
        <w:r>
          <w:rPr>
            <w:rFonts w:ascii="Helvetica" w:eastAsiaTheme="minorEastAsia" w:hAnsi="Helvetica" w:hint="eastAsia"/>
          </w:rPr>
          <w:t>Suggests that a</w:t>
        </w:r>
      </w:ins>
      <w:ins w:id="170" w:author="." w:date="2022-01-14T06:28:00Z">
        <w:r>
          <w:rPr>
            <w:rFonts w:ascii="Helvetica" w:eastAsiaTheme="minorEastAsia" w:hAnsi="Helvetica" w:hint="eastAsia"/>
          </w:rPr>
          <w:t>fter securing the job, the requirements for</w:t>
        </w:r>
      </w:ins>
      <w:r>
        <w:rPr>
          <w:rFonts w:ascii="Helvetica" w:eastAsiaTheme="minorEastAsia" w:hAnsi="Helvetica" w:hint="eastAsia"/>
        </w:rPr>
        <w:t xml:space="preserve"> </w:t>
      </w:r>
      <w:ins w:id="171" w:author="." w:date="2022-01-14T06:28:00Z">
        <w:r>
          <w:rPr>
            <w:rFonts w:ascii="Helvetica" w:eastAsiaTheme="minorEastAsia" w:hAnsi="Helvetica" w:hint="eastAsia"/>
          </w:rPr>
          <w:t>promot</w:t>
        </w:r>
      </w:ins>
      <w:ins w:id="172" w:author="genchanghsu" w:date="2022-01-15T13:48:00Z">
        <w:r>
          <w:rPr>
            <w:rFonts w:ascii="Helvetica" w:eastAsiaTheme="minorEastAsia" w:hAnsi="Helvetica" w:hint="eastAsia"/>
          </w:rPr>
          <w:t>ion</w:t>
        </w:r>
      </w:ins>
      <w:ins w:id="173" w:author="." w:date="2022-01-14T06:28:00Z">
        <w:r>
          <w:rPr>
            <w:rFonts w:ascii="Helvetica" w:eastAsiaTheme="minorEastAsia" w:hAnsi="Helvetica" w:hint="eastAsia"/>
          </w:rPr>
          <w:t xml:space="preserve"> to full </w:t>
        </w:r>
      </w:ins>
      <w:ins w:id="174" w:author="." w:date="2022-01-14T06:29:00Z">
        <w:r>
          <w:rPr>
            <w:rFonts w:ascii="Helvetica" w:eastAsiaTheme="minorEastAsia" w:hAnsi="Helvetica"/>
          </w:rPr>
          <w:t>professor</w:t>
        </w:r>
      </w:ins>
      <w:ins w:id="175" w:author="." w:date="2022-01-14T06:28:00Z">
        <w:r>
          <w:rPr>
            <w:rFonts w:ascii="Helvetica" w:eastAsiaTheme="minorEastAsia" w:hAnsi="Helvetica" w:hint="eastAsia"/>
          </w:rPr>
          <w:t xml:space="preserve"> </w:t>
        </w:r>
      </w:ins>
      <w:ins w:id="176" w:author="." w:date="2022-01-14T06:29:00Z">
        <w:r>
          <w:rPr>
            <w:rFonts w:ascii="Helvetica" w:eastAsiaTheme="minorEastAsia" w:hAnsi="Helvetica" w:hint="eastAsia"/>
          </w:rPr>
          <w:t>might not change that much in the before</w:t>
        </w:r>
      </w:ins>
      <w:ins w:id="177" w:author="." w:date="2022-01-14T06:30:00Z">
        <w:r>
          <w:rPr>
            <w:rFonts w:ascii="Helvetica" w:eastAsiaTheme="minorEastAsia" w:hAnsi="Helvetica" w:hint="eastAsia"/>
          </w:rPr>
          <w:t xml:space="preserve"> times and in the recent years</w:t>
        </w:r>
      </w:ins>
      <w:ins w:id="178" w:author="." w:date="2022-01-15T07:39:00Z">
        <w:r>
          <w:rPr>
            <w:rFonts w:ascii="Helvetica" w:eastAsiaTheme="minorEastAsia" w:hAnsi="Helvetica" w:hint="eastAsia"/>
          </w:rPr>
          <w:t xml:space="preserve"> (which is reasonable as </w:t>
        </w:r>
      </w:ins>
      <w:ins w:id="179" w:author="." w:date="2022-01-15T07:40:00Z">
        <w:r>
          <w:rPr>
            <w:rFonts w:ascii="Helvetica" w:eastAsiaTheme="minorEastAsia" w:hAnsi="Helvetica" w:hint="eastAsia"/>
          </w:rPr>
          <w:lastRenderedPageBreak/>
          <w:t xml:space="preserve">getting a </w:t>
        </w:r>
      </w:ins>
      <w:ins w:id="180" w:author="." w:date="2022-01-15T07:39:00Z">
        <w:r>
          <w:rPr>
            <w:rFonts w:ascii="Helvetica" w:eastAsiaTheme="minorEastAsia" w:hAnsi="Helvetica" w:hint="eastAsia"/>
          </w:rPr>
          <w:t>promotion depends mainly on each PI</w:t>
        </w:r>
      </w:ins>
      <w:ins w:id="181" w:author="." w:date="2022-01-15T07:40:00Z">
        <w:r>
          <w:rPr>
            <w:rFonts w:ascii="Helvetica" w:eastAsiaTheme="minorEastAsia" w:hAnsi="Helvetica"/>
          </w:rPr>
          <w:t>’</w:t>
        </w:r>
        <w:r w:rsidR="00525845">
          <w:rPr>
            <w:rFonts w:ascii="Helvetica" w:eastAsiaTheme="minorEastAsia" w:hAnsi="Helvetica" w:hint="eastAsia"/>
          </w:rPr>
          <w:t xml:space="preserve">s own performance and has nothing to do with competition with </w:t>
        </w:r>
      </w:ins>
      <w:ins w:id="182" w:author="." w:date="2022-01-15T07:41:00Z">
        <w:r w:rsidR="00525845">
          <w:rPr>
            <w:rFonts w:ascii="Helvetica" w:eastAsiaTheme="minorEastAsia" w:hAnsi="Helvetica" w:hint="eastAsia"/>
          </w:rPr>
          <w:t>other PIs/researchers</w:t>
        </w:r>
      </w:ins>
      <w:ins w:id="183" w:author="." w:date="2022-01-15T07:39:00Z">
        <w:r>
          <w:rPr>
            <w:rFonts w:ascii="Helvetica" w:eastAsiaTheme="minorEastAsia" w:hAnsi="Helvetica" w:hint="eastAsia"/>
          </w:rPr>
          <w:t>)</w:t>
        </w:r>
      </w:ins>
      <w:ins w:id="184" w:author="." w:date="2022-01-14T06:30:00Z">
        <w:r>
          <w:rPr>
            <w:rFonts w:ascii="Helvetica" w:eastAsiaTheme="minorEastAsia" w:hAnsi="Helvetica" w:hint="eastAsia"/>
          </w:rPr>
          <w:t>.</w:t>
        </w:r>
      </w:ins>
      <w:ins w:id="185" w:author="." w:date="2022-01-14T06:28:00Z">
        <w:r>
          <w:rPr>
            <w:rFonts w:ascii="Helvetica" w:eastAsiaTheme="minorEastAsia" w:hAnsi="Helvetica" w:hint="eastAsia"/>
          </w:rPr>
          <w:t xml:space="preserve"> </w:t>
        </w:r>
      </w:ins>
    </w:p>
    <w:p w:rsidR="005D18C1" w:rsidRPr="005D18C1" w:rsidRDefault="005D18C1" w:rsidP="005D18C1">
      <w:pPr>
        <w:numPr>
          <w:ins w:id="186" w:author="genchanghsu" w:date="2022-01-14T13:49:00Z"/>
        </w:numPr>
        <w:tabs>
          <w:tab w:val="left" w:pos="845"/>
        </w:tabs>
        <w:ind w:left="845"/>
        <w:rPr>
          <w:ins w:id="187" w:author="." w:date="2022-01-14T06:35:00Z"/>
          <w:rFonts w:ascii="Helvetica" w:eastAsia="PMingLiU" w:hAnsi="Helvetica"/>
          <w:rPrChange w:id="188" w:author="." w:date="2022-01-14T06:35:00Z">
            <w:rPr>
              <w:ins w:id="189" w:author="." w:date="2022-01-14T06:35:00Z"/>
              <w:rFonts w:ascii="Helvetica" w:eastAsiaTheme="minorEastAsia" w:hAnsi="Helvetica"/>
            </w:rPr>
          </w:rPrChange>
        </w:rPr>
        <w:pPrChange w:id="190" w:author="." w:date="2022-01-14T06:57:00Z">
          <w:pPr/>
        </w:pPrChange>
      </w:pPr>
    </w:p>
    <w:p w:rsidR="005D18C1" w:rsidRPr="005D18C1" w:rsidRDefault="006C4A5E" w:rsidP="005D18C1">
      <w:pPr>
        <w:numPr>
          <w:ilvl w:val="0"/>
          <w:numId w:val="4"/>
          <w:ins w:id="191" w:author="genchanghsu" w:date="2022-01-14T13:49:00Z"/>
        </w:numPr>
        <w:rPr>
          <w:ins w:id="192" w:author="." w:date="2022-01-14T06:57:00Z"/>
          <w:rFonts w:ascii="Helvetica" w:eastAsia="PMingLiU" w:hAnsi="Helvetica"/>
          <w:rPrChange w:id="193" w:author="." w:date="2022-01-14T06:57:00Z">
            <w:rPr>
              <w:ins w:id="194" w:author="." w:date="2022-01-14T06:57:00Z"/>
              <w:rFonts w:ascii="Helvetica" w:eastAsiaTheme="minorEastAsia" w:hAnsi="Helvetica"/>
            </w:rPr>
          </w:rPrChange>
        </w:rPr>
      </w:pPr>
      <w:ins w:id="195" w:author="genchanghsu" w:date="2022-01-15T13:51:00Z">
        <w:r>
          <w:rPr>
            <w:rFonts w:ascii="Helvetica" w:eastAsiaTheme="minorEastAsia" w:hAnsi="Helvetica" w:hint="eastAsia"/>
          </w:rPr>
          <w:t>The average academic performance of a new male PI was higher than a</w:t>
        </w:r>
      </w:ins>
      <w:ins w:id="196" w:author="genchanghsu" w:date="2022-01-15T13:52:00Z">
        <w:r>
          <w:rPr>
            <w:rFonts w:ascii="Helvetica" w:eastAsiaTheme="minorEastAsia" w:hAnsi="Helvetica" w:hint="eastAsia"/>
          </w:rPr>
          <w:t xml:space="preserve"> new female PI, but there was no difference in </w:t>
        </w:r>
      </w:ins>
      <w:ins w:id="197" w:author="genchanghsu" w:date="2022-01-15T13:53:00Z">
        <w:r>
          <w:rPr>
            <w:rFonts w:ascii="Helvetica" w:eastAsiaTheme="minorEastAsia" w:hAnsi="Helvetica" w:hint="eastAsia"/>
          </w:rPr>
          <w:t xml:space="preserve">academic performance between male and female PIs when getting </w:t>
        </w:r>
      </w:ins>
      <w:ins w:id="198" w:author="." w:date="2022-01-15T07:42:00Z">
        <w:r w:rsidR="00CC176B">
          <w:rPr>
            <w:rFonts w:ascii="Helvetica" w:eastAsiaTheme="minorEastAsia" w:hAnsi="Helvetica" w:hint="eastAsia"/>
          </w:rPr>
          <w:t xml:space="preserve">a </w:t>
        </w:r>
      </w:ins>
      <w:ins w:id="199" w:author="genchanghsu" w:date="2022-01-15T13:53:00Z">
        <w:r>
          <w:rPr>
            <w:rFonts w:ascii="Helvetica" w:eastAsiaTheme="minorEastAsia" w:hAnsi="Helvetica" w:hint="eastAsia"/>
          </w:rPr>
          <w:t>promotion</w:t>
        </w:r>
      </w:ins>
      <w:r>
        <w:rPr>
          <w:rFonts w:ascii="Helvetica" w:eastAsiaTheme="minorEastAsia" w:hAnsi="Helvetica" w:hint="eastAsia"/>
        </w:rPr>
        <w:t xml:space="preserve"> </w:t>
      </w:r>
      <w:ins w:id="200" w:author="." w:date="2022-01-14T06:36:00Z">
        <w:r>
          <w:rPr>
            <w:rFonts w:ascii="Helvetica" w:eastAsiaTheme="minorEastAsia" w:hAnsi="Helvetica" w:hint="eastAsia"/>
          </w:rPr>
          <w:t>&gt; The standard</w:t>
        </w:r>
      </w:ins>
      <w:ins w:id="201" w:author="genchanghsu" w:date="2022-01-15T13:53:00Z">
        <w:r>
          <w:rPr>
            <w:rFonts w:ascii="Helvetica" w:eastAsiaTheme="minorEastAsia" w:hAnsi="Helvetica" w:hint="eastAsia"/>
          </w:rPr>
          <w:t>s</w:t>
        </w:r>
      </w:ins>
      <w:ins w:id="202" w:author="." w:date="2022-01-14T06:37:00Z">
        <w:r>
          <w:rPr>
            <w:rFonts w:ascii="Helvetica" w:eastAsiaTheme="minorEastAsia" w:hAnsi="Helvetica" w:hint="eastAsia"/>
          </w:rPr>
          <w:t xml:space="preserve"> for evaluating the suitability of a potential </w:t>
        </w:r>
      </w:ins>
      <w:ins w:id="203" w:author="." w:date="2022-01-15T07:42:00Z">
        <w:r w:rsidR="00CC176B">
          <w:rPr>
            <w:rFonts w:ascii="Helvetica" w:eastAsiaTheme="minorEastAsia" w:hAnsi="Helvetica" w:hint="eastAsia"/>
          </w:rPr>
          <w:t>researcher as a new PI</w:t>
        </w:r>
      </w:ins>
      <w:ins w:id="204" w:author="." w:date="2022-01-14T06:36:00Z">
        <w:r w:rsidR="00CC176B">
          <w:rPr>
            <w:rFonts w:ascii="Helvetica" w:eastAsiaTheme="minorEastAsia" w:hAnsi="Helvetica" w:hint="eastAsia"/>
          </w:rPr>
          <w:t xml:space="preserve"> might be higher for male</w:t>
        </w:r>
      </w:ins>
      <w:ins w:id="205" w:author="." w:date="2022-01-15T07:42:00Z">
        <w:r w:rsidR="00CC176B">
          <w:rPr>
            <w:rFonts w:ascii="Helvetica" w:eastAsiaTheme="minorEastAsia" w:hAnsi="Helvetica" w:hint="eastAsia"/>
          </w:rPr>
          <w:t>s</w:t>
        </w:r>
      </w:ins>
      <w:ins w:id="206" w:author="." w:date="2022-01-14T06:36:00Z">
        <w:r w:rsidR="00CC176B">
          <w:rPr>
            <w:rFonts w:ascii="Helvetica" w:eastAsiaTheme="minorEastAsia" w:hAnsi="Helvetica" w:hint="eastAsia"/>
          </w:rPr>
          <w:t xml:space="preserve"> than</w:t>
        </w:r>
        <w:r>
          <w:rPr>
            <w:rFonts w:ascii="Helvetica" w:eastAsiaTheme="minorEastAsia" w:hAnsi="Helvetica" w:hint="eastAsia"/>
          </w:rPr>
          <w:t xml:space="preserve"> female</w:t>
        </w:r>
      </w:ins>
      <w:ins w:id="207" w:author="." w:date="2022-01-15T07:42:00Z">
        <w:r w:rsidR="00CC176B">
          <w:rPr>
            <w:rFonts w:ascii="Helvetica" w:eastAsiaTheme="minorEastAsia" w:hAnsi="Helvetica" w:hint="eastAsia"/>
          </w:rPr>
          <w:t>s</w:t>
        </w:r>
      </w:ins>
      <w:ins w:id="208" w:author="." w:date="2022-01-14T06:39:00Z">
        <w:r>
          <w:rPr>
            <w:rFonts w:ascii="Helvetica" w:eastAsiaTheme="minorEastAsia" w:hAnsi="Helvetica" w:hint="eastAsia"/>
          </w:rPr>
          <w:t>. B</w:t>
        </w:r>
      </w:ins>
      <w:ins w:id="209" w:author="." w:date="2022-01-14T06:38:00Z">
        <w:r>
          <w:rPr>
            <w:rFonts w:ascii="Helvetica" w:eastAsiaTheme="minorEastAsia" w:hAnsi="Helvetica" w:hint="eastAsia"/>
          </w:rPr>
          <w:t xml:space="preserve">ut after getting the job, the </w:t>
        </w:r>
        <w:r>
          <w:rPr>
            <w:rFonts w:ascii="Helvetica" w:eastAsiaTheme="minorEastAsia" w:hAnsi="Helvetica"/>
          </w:rPr>
          <w:t>expectation</w:t>
        </w:r>
        <w:r>
          <w:rPr>
            <w:rFonts w:ascii="Helvetica" w:eastAsiaTheme="minorEastAsia" w:hAnsi="Helvetica" w:hint="eastAsia"/>
          </w:rPr>
          <w:t>s of academic performance</w:t>
        </w:r>
      </w:ins>
      <w:ins w:id="210" w:author="." w:date="2022-01-14T06:40:00Z">
        <w:r>
          <w:rPr>
            <w:rFonts w:ascii="Helvetica" w:eastAsiaTheme="minorEastAsia" w:hAnsi="Helvetica" w:hint="eastAsia"/>
          </w:rPr>
          <w:t xml:space="preserve"> for getting </w:t>
        </w:r>
      </w:ins>
      <w:ins w:id="211" w:author="." w:date="2022-01-15T07:42:00Z">
        <w:r w:rsidR="00CC176B">
          <w:rPr>
            <w:rFonts w:ascii="Helvetica" w:eastAsiaTheme="minorEastAsia" w:hAnsi="Helvetica" w:hint="eastAsia"/>
          </w:rPr>
          <w:t xml:space="preserve">a </w:t>
        </w:r>
      </w:ins>
      <w:ins w:id="212" w:author="." w:date="2022-01-14T06:40:00Z">
        <w:r>
          <w:rPr>
            <w:rFonts w:ascii="Helvetica" w:eastAsiaTheme="minorEastAsia" w:hAnsi="Helvetica" w:hint="eastAsia"/>
          </w:rPr>
          <w:t>promotion</w:t>
        </w:r>
      </w:ins>
      <w:ins w:id="213" w:author="." w:date="2022-01-14T06:38:00Z">
        <w:r>
          <w:rPr>
            <w:rFonts w:ascii="Helvetica" w:eastAsiaTheme="minorEastAsia" w:hAnsi="Helvetica" w:hint="eastAsia"/>
          </w:rPr>
          <w:t xml:space="preserve"> are similar for both male and female</w:t>
        </w:r>
      </w:ins>
      <w:ins w:id="214" w:author="." w:date="2022-01-14T06:39:00Z">
        <w:r>
          <w:rPr>
            <w:rFonts w:ascii="Helvetica" w:eastAsiaTheme="minorEastAsia" w:hAnsi="Helvetica" w:hint="eastAsia"/>
          </w:rPr>
          <w:t xml:space="preserve"> PIs</w:t>
        </w:r>
      </w:ins>
      <w:ins w:id="215" w:author="." w:date="2022-01-14T06:38:00Z">
        <w:r>
          <w:rPr>
            <w:rFonts w:ascii="Helvetica" w:eastAsiaTheme="minorEastAsia" w:hAnsi="Helvetica" w:hint="eastAsia"/>
          </w:rPr>
          <w:t>.</w:t>
        </w:r>
      </w:ins>
    </w:p>
    <w:p w:rsidR="005D18C1" w:rsidRPr="005D18C1" w:rsidRDefault="005D18C1" w:rsidP="005D18C1">
      <w:pPr>
        <w:numPr>
          <w:ins w:id="216" w:author="genchanghsu" w:date="2022-01-14T13:49:00Z"/>
        </w:numPr>
        <w:tabs>
          <w:tab w:val="left" w:pos="845"/>
        </w:tabs>
        <w:ind w:left="845"/>
        <w:rPr>
          <w:ins w:id="217" w:author="." w:date="2022-01-14T06:40:00Z"/>
          <w:rFonts w:ascii="Helvetica" w:eastAsia="PMingLiU" w:hAnsi="Helvetica"/>
          <w:rPrChange w:id="218" w:author="." w:date="2022-01-14T06:40:00Z">
            <w:rPr>
              <w:ins w:id="219" w:author="." w:date="2022-01-14T06:40:00Z"/>
              <w:rFonts w:ascii="Helvetica" w:eastAsiaTheme="minorEastAsia" w:hAnsi="Helvetica"/>
            </w:rPr>
          </w:rPrChange>
        </w:rPr>
        <w:pPrChange w:id="220" w:author="." w:date="2022-01-14T06:57:00Z">
          <w:pPr/>
        </w:pPrChange>
      </w:pPr>
    </w:p>
    <w:p w:rsidR="005D18C1" w:rsidRDefault="006C4A5E" w:rsidP="005D18C1">
      <w:pPr>
        <w:numPr>
          <w:ilvl w:val="0"/>
          <w:numId w:val="4"/>
          <w:ins w:id="221" w:author="genchanghsu" w:date="2022-01-14T13:49:00Z"/>
        </w:numPr>
        <w:rPr>
          <w:ins w:id="222" w:author="genchanghsu" w:date="2022-01-14T13:49:00Z"/>
          <w:rFonts w:ascii="Helvetica" w:eastAsia="PMingLiU" w:hAnsi="Helvetica"/>
        </w:rPr>
        <w:pPrChange w:id="223" w:author="genchanghsu" w:date="2022-01-14T13:49:00Z">
          <w:pPr/>
        </w:pPrChange>
      </w:pPr>
      <w:ins w:id="224" w:author="." w:date="2022-01-14T06:40:00Z">
        <w:r>
          <w:rPr>
            <w:rFonts w:ascii="Helvetica" w:eastAsia="PMingLiU" w:hAnsi="Helvetica"/>
          </w:rPr>
          <w:t>Whether or not a PI had obtained a PhD degree from Taiwan and the PhD university ranking had no effect on the performance required, either</w:t>
        </w:r>
      </w:ins>
      <w:ins w:id="225" w:author="." w:date="2022-01-14T06:41:00Z">
        <w:r>
          <w:rPr>
            <w:rFonts w:ascii="Helvetica" w:eastAsiaTheme="minorEastAsia" w:hAnsi="Helvetica" w:hint="eastAsia"/>
          </w:rPr>
          <w:t xml:space="preserve"> for</w:t>
        </w:r>
      </w:ins>
      <w:ins w:id="226" w:author="." w:date="2022-01-14T06:40:00Z">
        <w:r>
          <w:rPr>
            <w:rFonts w:ascii="Helvetica" w:eastAsia="PMingLiU" w:hAnsi="Helvetica"/>
          </w:rPr>
          <w:t xml:space="preserve"> getting a job or promot</w:t>
        </w:r>
      </w:ins>
      <w:ins w:id="227" w:author="." w:date="2022-01-15T07:43:00Z">
        <w:r w:rsidR="00A45474">
          <w:rPr>
            <w:rFonts w:ascii="Helvetica" w:eastAsiaTheme="minorEastAsia" w:hAnsi="Helvetica" w:hint="eastAsia"/>
          </w:rPr>
          <w:t>ion</w:t>
        </w:r>
      </w:ins>
      <w:ins w:id="228" w:author="." w:date="2022-01-14T06:40:00Z">
        <w:r>
          <w:rPr>
            <w:rFonts w:ascii="Helvetica" w:eastAsia="PMingLiU" w:hAnsi="Helvetica"/>
          </w:rPr>
          <w:t xml:space="preserve"> to full professor</w:t>
        </w:r>
      </w:ins>
      <w:ins w:id="229" w:author="." w:date="2022-01-14T06:41:00Z">
        <w:r>
          <w:rPr>
            <w:rFonts w:ascii="Helvetica" w:eastAsiaTheme="minorEastAsia" w:hAnsi="Helvetica" w:hint="eastAsia"/>
          </w:rPr>
          <w:t xml:space="preserve"> &gt; The </w:t>
        </w:r>
      </w:ins>
      <w:ins w:id="230" w:author="." w:date="2022-01-14T06:42:00Z">
        <w:r>
          <w:rPr>
            <w:rFonts w:ascii="Helvetica" w:eastAsiaTheme="minorEastAsia" w:hAnsi="Helvetica"/>
          </w:rPr>
          <w:t>actual</w:t>
        </w:r>
        <w:r>
          <w:rPr>
            <w:rFonts w:ascii="Helvetica" w:eastAsiaTheme="minorEastAsia" w:hAnsi="Helvetica" w:hint="eastAsia"/>
          </w:rPr>
          <w:t xml:space="preserve"> hard work during the PhD or post-PhD period </w:t>
        </w:r>
      </w:ins>
      <w:ins w:id="231" w:author="." w:date="2022-01-15T07:43:00Z">
        <w:r w:rsidR="00A45474">
          <w:rPr>
            <w:rFonts w:ascii="Helvetica" w:eastAsiaTheme="minorEastAsia" w:hAnsi="Helvetica" w:hint="eastAsia"/>
          </w:rPr>
          <w:t>may be</w:t>
        </w:r>
      </w:ins>
      <w:ins w:id="232" w:author="." w:date="2022-01-14T06:42:00Z">
        <w:r>
          <w:rPr>
            <w:rFonts w:ascii="Helvetica" w:eastAsiaTheme="minorEastAsia" w:hAnsi="Helvetica" w:hint="eastAsia"/>
          </w:rPr>
          <w:t xml:space="preserve"> more important</w:t>
        </w:r>
      </w:ins>
      <w:ins w:id="233" w:author="genchanghsu" w:date="2022-01-15T13:55:00Z">
        <w:r>
          <w:rPr>
            <w:rFonts w:ascii="Helvetica" w:eastAsiaTheme="minorEastAsia" w:hAnsi="Helvetica" w:hint="eastAsia"/>
          </w:rPr>
          <w:t xml:space="preserve"> in determining the </w:t>
        </w:r>
      </w:ins>
      <w:ins w:id="234" w:author="genchanghsu" w:date="2022-01-15T13:56:00Z">
        <w:r>
          <w:rPr>
            <w:rFonts w:ascii="Helvetica" w:eastAsiaTheme="minorEastAsia" w:hAnsi="Helvetica" w:hint="eastAsia"/>
          </w:rPr>
          <w:t>academic success</w:t>
        </w:r>
      </w:ins>
      <w:ins w:id="235" w:author="." w:date="2022-01-14T06:42:00Z">
        <w:r>
          <w:rPr>
            <w:rFonts w:ascii="Helvetica" w:eastAsiaTheme="minorEastAsia" w:hAnsi="Helvetica" w:hint="eastAsia"/>
          </w:rPr>
          <w:t xml:space="preserve"> than the </w:t>
        </w:r>
      </w:ins>
      <w:ins w:id="236" w:author="." w:date="2022-01-14T06:44:00Z">
        <w:r>
          <w:rPr>
            <w:rFonts w:ascii="Helvetica" w:eastAsiaTheme="minorEastAsia" w:hAnsi="Helvetica" w:hint="eastAsia"/>
          </w:rPr>
          <w:t xml:space="preserve">prestige </w:t>
        </w:r>
      </w:ins>
      <w:ins w:id="237" w:author="." w:date="2022-01-14T06:45:00Z">
        <w:r>
          <w:rPr>
            <w:rFonts w:ascii="Helvetica" w:eastAsiaTheme="minorEastAsia" w:hAnsi="Helvetica" w:hint="eastAsia"/>
          </w:rPr>
          <w:t>in</w:t>
        </w:r>
      </w:ins>
      <w:ins w:id="238" w:author="." w:date="2022-01-14T06:44:00Z">
        <w:r>
          <w:rPr>
            <w:rFonts w:ascii="Helvetica" w:eastAsiaTheme="minorEastAsia" w:hAnsi="Helvetica" w:hint="eastAsia"/>
          </w:rPr>
          <w:t xml:space="preserve"> </w:t>
        </w:r>
      </w:ins>
      <w:ins w:id="239" w:author="." w:date="2022-01-14T06:42:00Z">
        <w:r>
          <w:rPr>
            <w:rFonts w:ascii="Helvetica" w:eastAsiaTheme="minorEastAsia" w:hAnsi="Helvetica" w:hint="eastAsia"/>
          </w:rPr>
          <w:t>education</w:t>
        </w:r>
      </w:ins>
      <w:ins w:id="240" w:author="." w:date="2022-01-15T07:43:00Z">
        <w:r w:rsidR="00A45474">
          <w:rPr>
            <w:rFonts w:ascii="Helvetica" w:eastAsiaTheme="minorEastAsia" w:hAnsi="Helvetica" w:hint="eastAsia"/>
          </w:rPr>
          <w:t xml:space="preserve"> itself</w:t>
        </w:r>
      </w:ins>
      <w:ins w:id="241" w:author="." w:date="2022-01-14T06:43:00Z">
        <w:r>
          <w:rPr>
            <w:rFonts w:ascii="Helvetica" w:eastAsiaTheme="minorEastAsia" w:hAnsi="Helvetica" w:hint="eastAsia"/>
          </w:rPr>
          <w:t>.</w:t>
        </w:r>
      </w:ins>
    </w:p>
    <w:p w:rsidR="005D18C1" w:rsidRDefault="005D18C1" w:rsidP="005D18C1">
      <w:pPr>
        <w:numPr>
          <w:ilvl w:val="255"/>
          <w:numId w:val="0"/>
        </w:numPr>
        <w:rPr>
          <w:ins w:id="242" w:author="genchanghsu" w:date="2022-01-14T13:48:00Z"/>
          <w:rFonts w:ascii="Helvetica" w:eastAsia="PMingLiU" w:hAnsi="Helvetica"/>
        </w:rPr>
        <w:pPrChange w:id="243" w:author="genchanghsu" w:date="2022-01-14T13:49:00Z">
          <w:pPr/>
        </w:pPrChange>
      </w:pPr>
    </w:p>
    <w:p w:rsidR="005D18C1" w:rsidRDefault="005D18C1">
      <w:pPr>
        <w:rPr>
          <w:ins w:id="244" w:author="genchanghsu" w:date="2022-01-14T14:10:00Z"/>
          <w:rFonts w:ascii="Helvetica" w:hAnsi="Helvetica"/>
        </w:rPr>
      </w:pPr>
    </w:p>
    <w:p w:rsidR="005D18C1" w:rsidRPr="005D18C1" w:rsidRDefault="005D18C1">
      <w:pPr>
        <w:rPr>
          <w:ins w:id="245" w:author="genchanghsu" w:date="2022-01-14T14:10:00Z"/>
          <w:del w:id="246" w:author="." w:date="2022-01-14T06:45:00Z"/>
          <w:rFonts w:ascii="Helvetica" w:eastAsiaTheme="minorEastAsia" w:hAnsi="Helvetica"/>
          <w:rPrChange w:id="247" w:author="." w:date="2022-01-14T06:45:00Z">
            <w:rPr>
              <w:ins w:id="248" w:author="genchanghsu" w:date="2022-01-14T14:10:00Z"/>
              <w:del w:id="249" w:author="." w:date="2022-01-14T06:45:00Z"/>
              <w:rFonts w:ascii="Helvetica" w:hAnsi="Helvetica"/>
            </w:rPr>
          </w:rPrChange>
        </w:rPr>
      </w:pPr>
    </w:p>
    <w:p w:rsidR="005D18C1" w:rsidRDefault="005D18C1">
      <w:pPr>
        <w:rPr>
          <w:ins w:id="250" w:author="genchanghsu" w:date="2022-01-14T14:09:00Z"/>
          <w:del w:id="251" w:author="." w:date="2022-01-14T06:45:00Z"/>
          <w:rFonts w:ascii="Helvetica" w:hAnsi="Helvetica"/>
        </w:rPr>
      </w:pPr>
    </w:p>
    <w:p w:rsidR="005D18C1" w:rsidRPr="005D18C1" w:rsidRDefault="006C4A5E">
      <w:pPr>
        <w:numPr>
          <w:ilvl w:val="0"/>
          <w:numId w:val="3"/>
        </w:numPr>
        <w:rPr>
          <w:ins w:id="252" w:author="." w:date="2022-01-14T06:46:00Z"/>
          <w:rFonts w:ascii="Helvetica" w:eastAsia="PMingLiU" w:hAnsi="Helvetica"/>
          <w:rPrChange w:id="253" w:author="." w:date="2022-01-14T06:46:00Z">
            <w:rPr>
              <w:ins w:id="254" w:author="." w:date="2022-01-14T06:46:00Z"/>
              <w:rFonts w:ascii="Helvetica" w:eastAsiaTheme="minorEastAsia" w:hAnsi="Helvetica"/>
              <w:i/>
              <w:iCs/>
              <w:color w:val="000000"/>
            </w:rPr>
          </w:rPrChange>
        </w:rPr>
      </w:pPr>
      <w:ins w:id="255" w:author="genchanghsu" w:date="2022-01-14T14:10:00Z">
        <w:r>
          <w:rPr>
            <w:rFonts w:ascii="Helvetica" w:eastAsia="PMingLiU" w:hAnsi="Helvetica" w:hint="eastAsia"/>
            <w:i/>
            <w:iCs/>
            <w:color w:val="000000"/>
          </w:rPr>
          <w:t>T</w:t>
        </w:r>
        <w:r>
          <w:rPr>
            <w:rFonts w:ascii="Helvetica" w:hAnsi="Helvetica"/>
            <w:i/>
            <w:iCs/>
            <w:color w:val="000000"/>
          </w:rPr>
          <w:t>he duration required for becoming a PI or promotion</w:t>
        </w:r>
      </w:ins>
      <w:ins w:id="256" w:author="genchanghsu" w:date="2022-01-14T14:09:00Z">
        <w:r>
          <w:rPr>
            <w:rFonts w:ascii="Helvetica" w:eastAsia="PMingLiU" w:hAnsi="Helvetica" w:hint="eastAsia"/>
            <w:i/>
            <w:iCs/>
            <w:color w:val="000000"/>
          </w:rPr>
          <w:t>:</w:t>
        </w:r>
      </w:ins>
    </w:p>
    <w:p w:rsidR="005D18C1" w:rsidRPr="005D18C1" w:rsidRDefault="005D18C1">
      <w:pPr>
        <w:pStyle w:val="af1"/>
        <w:numPr>
          <w:ilvl w:val="0"/>
          <w:numId w:val="5"/>
        </w:numPr>
        <w:tabs>
          <w:tab w:val="left" w:pos="425"/>
        </w:tabs>
        <w:rPr>
          <w:ins w:id="257" w:author="." w:date="2022-01-14T06:57:00Z"/>
          <w:rFonts w:ascii="Helvetica" w:eastAsia="PMingLiU" w:hAnsi="Helvetica"/>
          <w:iCs/>
          <w:color w:val="000000"/>
          <w:lang w:val="en-GB"/>
          <w:rPrChange w:id="258" w:author="." w:date="2022-01-14T06:57:00Z">
            <w:rPr>
              <w:ins w:id="259" w:author="." w:date="2022-01-14T06:57:00Z"/>
              <w:rFonts w:ascii="Helvetica" w:eastAsiaTheme="minorEastAsia" w:hAnsi="Helvetica"/>
              <w:iCs/>
              <w:color w:val="000000"/>
            </w:rPr>
          </w:rPrChange>
        </w:rPr>
      </w:pPr>
      <w:ins w:id="260" w:author="." w:date="2022-01-14T06:47:00Z">
        <w:r w:rsidRPr="005D18C1">
          <w:rPr>
            <w:rFonts w:ascii="Helvetica" w:eastAsia="PMingLiU" w:hAnsi="Helvetica"/>
            <w:iCs/>
            <w:color w:val="000000"/>
            <w:rPrChange w:id="261" w:author="." w:date="2022-01-14T06:47:00Z">
              <w:rPr>
                <w:rFonts w:ascii="Helvetica" w:eastAsia="PMingLiU" w:hAnsi="Helvetica"/>
                <w:i/>
                <w:iCs/>
                <w:color w:val="000000"/>
              </w:rPr>
            </w:rPrChange>
          </w:rPr>
          <w:t>PIs spent more time post</w:t>
        </w:r>
      </w:ins>
      <w:ins w:id="262" w:author="genchanghsu" w:date="2022-01-15T14:00:00Z">
        <w:r w:rsidR="006C4A5E">
          <w:rPr>
            <w:rFonts w:ascii="Helvetica" w:eastAsia="PMingLiU" w:hAnsi="Helvetica" w:hint="eastAsia"/>
            <w:iCs/>
            <w:color w:val="000000"/>
          </w:rPr>
          <w:t>-</w:t>
        </w:r>
      </w:ins>
      <w:ins w:id="263" w:author="." w:date="2022-01-14T06:47:00Z">
        <w:del w:id="264" w:author="genchanghsu" w:date="2022-01-15T14:00:00Z">
          <w:r w:rsidRPr="005D18C1">
            <w:rPr>
              <w:rFonts w:ascii="Helvetica" w:eastAsia="PMingLiU" w:hAnsi="Helvetica"/>
              <w:iCs/>
              <w:color w:val="000000"/>
              <w:rPrChange w:id="265" w:author="." w:date="2022-01-14T06:47:00Z">
                <w:rPr>
                  <w:rFonts w:ascii="Helvetica" w:eastAsia="PMingLiU" w:hAnsi="Helvetica"/>
                  <w:i/>
                  <w:iCs/>
                  <w:color w:val="000000"/>
                </w:rPr>
              </w:rPrChange>
            </w:rPr>
            <w:delText xml:space="preserve"> </w:delText>
          </w:r>
        </w:del>
        <w:r w:rsidRPr="005D18C1">
          <w:rPr>
            <w:rFonts w:ascii="Helvetica" w:eastAsia="PMingLiU" w:hAnsi="Helvetica"/>
            <w:iCs/>
            <w:color w:val="000000"/>
            <w:rPrChange w:id="266" w:author="." w:date="2022-01-14T06:47:00Z">
              <w:rPr>
                <w:rFonts w:ascii="Helvetica" w:eastAsia="PMingLiU" w:hAnsi="Helvetica"/>
                <w:i/>
                <w:iCs/>
                <w:color w:val="000000"/>
              </w:rPr>
            </w:rPrChange>
          </w:rPr>
          <w:t>PhD before obtaining a tenure-track position in recent years, but higher academic performance reduced this duration</w:t>
        </w:r>
      </w:ins>
      <w:ins w:id="267" w:author="." w:date="2022-01-14T06:57:00Z">
        <w:r w:rsidR="006C4A5E">
          <w:rPr>
            <w:rFonts w:ascii="Helvetica" w:eastAsiaTheme="minorEastAsia" w:hAnsi="Helvetica" w:hint="eastAsia"/>
            <w:iCs/>
            <w:color w:val="000000"/>
          </w:rPr>
          <w:t xml:space="preserve"> &gt; </w:t>
        </w:r>
      </w:ins>
      <w:ins w:id="268" w:author="." w:date="2022-01-14T07:02:00Z">
        <w:r w:rsidR="006C4A5E">
          <w:rPr>
            <w:rFonts w:ascii="Helvetica" w:eastAsiaTheme="minorEastAsia" w:hAnsi="Helvetica" w:hint="eastAsia"/>
            <w:iCs/>
            <w:color w:val="000000"/>
          </w:rPr>
          <w:t xml:space="preserve">The competition in the academic job market might have intensified in recent years and thus </w:t>
        </w:r>
      </w:ins>
      <w:ins w:id="269" w:author="." w:date="2022-01-14T07:04:00Z">
        <w:r w:rsidR="006C4A5E">
          <w:rPr>
            <w:rFonts w:ascii="Helvetica" w:eastAsiaTheme="minorEastAsia" w:hAnsi="Helvetica" w:hint="eastAsia"/>
            <w:iCs/>
            <w:color w:val="000000"/>
          </w:rPr>
          <w:t xml:space="preserve">on average </w:t>
        </w:r>
      </w:ins>
      <w:ins w:id="270" w:author="." w:date="2022-01-14T07:02:00Z">
        <w:r w:rsidR="006C4A5E">
          <w:rPr>
            <w:rFonts w:ascii="Helvetica" w:eastAsiaTheme="minorEastAsia" w:hAnsi="Helvetica" w:hint="eastAsia"/>
            <w:iCs/>
            <w:color w:val="000000"/>
          </w:rPr>
          <w:t xml:space="preserve">it takes longer </w:t>
        </w:r>
      </w:ins>
      <w:ins w:id="271" w:author="." w:date="2022-01-14T07:03:00Z">
        <w:r w:rsidR="006C4A5E">
          <w:rPr>
            <w:rFonts w:ascii="Helvetica" w:eastAsiaTheme="minorEastAsia" w:hAnsi="Helvetica" w:hint="eastAsia"/>
            <w:iCs/>
            <w:color w:val="000000"/>
          </w:rPr>
          <w:t>for a researcher to land a faculty position</w:t>
        </w:r>
      </w:ins>
      <w:ins w:id="272" w:author="." w:date="2022-01-14T07:04:00Z">
        <w:r w:rsidR="006C4A5E">
          <w:rPr>
            <w:rFonts w:ascii="Helvetica" w:eastAsiaTheme="minorEastAsia" w:hAnsi="Helvetica" w:hint="eastAsia"/>
            <w:iCs/>
            <w:color w:val="000000"/>
          </w:rPr>
          <w:t xml:space="preserve">. However, higher </w:t>
        </w:r>
        <w:r w:rsidR="006C4A5E">
          <w:rPr>
            <w:rFonts w:ascii="Helvetica" w:eastAsiaTheme="minorEastAsia" w:hAnsi="Helvetica"/>
            <w:iCs/>
            <w:color w:val="000000"/>
          </w:rPr>
          <w:t>academic</w:t>
        </w:r>
        <w:r w:rsidR="006C4A5E">
          <w:rPr>
            <w:rFonts w:ascii="Helvetica" w:eastAsiaTheme="minorEastAsia" w:hAnsi="Helvetica" w:hint="eastAsia"/>
            <w:iCs/>
            <w:color w:val="000000"/>
          </w:rPr>
          <w:t xml:space="preserve"> performance could help shorten such time, </w:t>
        </w:r>
      </w:ins>
      <w:ins w:id="273" w:author="." w:date="2022-01-14T07:07:00Z">
        <w:r w:rsidR="006C4A5E">
          <w:rPr>
            <w:rFonts w:ascii="Helvetica" w:eastAsiaTheme="minorEastAsia" w:hAnsi="Helvetica" w:hint="eastAsia"/>
            <w:iCs/>
            <w:color w:val="000000"/>
          </w:rPr>
          <w:t xml:space="preserve">and </w:t>
        </w:r>
      </w:ins>
      <w:ins w:id="274" w:author="." w:date="2022-01-14T07:04:00Z">
        <w:r w:rsidR="006C4A5E">
          <w:rPr>
            <w:rFonts w:ascii="Helvetica" w:eastAsiaTheme="minorEastAsia" w:hAnsi="Helvetica" w:hint="eastAsia"/>
            <w:iCs/>
            <w:color w:val="000000"/>
          </w:rPr>
          <w:t xml:space="preserve">so the key is to </w:t>
        </w:r>
      </w:ins>
      <w:ins w:id="275" w:author="." w:date="2022-01-14T07:06:00Z">
        <w:r w:rsidR="006C4A5E">
          <w:rPr>
            <w:rFonts w:ascii="Helvetica" w:eastAsiaTheme="minorEastAsia" w:hAnsi="Helvetica" w:hint="eastAsia"/>
            <w:iCs/>
            <w:color w:val="000000"/>
          </w:rPr>
          <w:t xml:space="preserve">work hard </w:t>
        </w:r>
      </w:ins>
      <w:ins w:id="276" w:author="genchanghsu" w:date="2022-01-15T13:57:00Z">
        <w:r w:rsidR="006C4A5E">
          <w:rPr>
            <w:rFonts w:ascii="Helvetica" w:eastAsiaTheme="minorEastAsia" w:hAnsi="Helvetica" w:hint="eastAsia"/>
            <w:iCs/>
            <w:color w:val="000000"/>
          </w:rPr>
          <w:t>to boost</w:t>
        </w:r>
      </w:ins>
      <w:ins w:id="277" w:author="." w:date="2022-01-14T07:04:00Z">
        <w:r w:rsidR="006C4A5E">
          <w:rPr>
            <w:rFonts w:ascii="Helvetica" w:eastAsiaTheme="minorEastAsia" w:hAnsi="Helvetica" w:hint="eastAsia"/>
            <w:iCs/>
            <w:color w:val="000000"/>
          </w:rPr>
          <w:t xml:space="preserve"> the productivity</w:t>
        </w:r>
      </w:ins>
      <w:ins w:id="278" w:author="." w:date="2022-01-14T07:06:00Z">
        <w:r w:rsidR="006C4A5E">
          <w:rPr>
            <w:rFonts w:ascii="Helvetica" w:eastAsiaTheme="minorEastAsia" w:hAnsi="Helvetica" w:hint="eastAsia"/>
            <w:iCs/>
            <w:color w:val="000000"/>
          </w:rPr>
          <w:t>.</w:t>
        </w:r>
      </w:ins>
    </w:p>
    <w:p w:rsidR="005D18C1" w:rsidRPr="005D18C1" w:rsidRDefault="005D18C1" w:rsidP="005D18C1">
      <w:pPr>
        <w:pStyle w:val="af1"/>
        <w:tabs>
          <w:tab w:val="left" w:pos="425"/>
        </w:tabs>
        <w:ind w:left="1196"/>
        <w:rPr>
          <w:ins w:id="279" w:author="." w:date="2022-01-14T06:47:00Z"/>
          <w:rFonts w:ascii="Helvetica" w:eastAsia="PMingLiU" w:hAnsi="Helvetica"/>
          <w:iCs/>
          <w:color w:val="000000"/>
          <w:lang w:val="en-GB"/>
          <w:rPrChange w:id="280" w:author="." w:date="2022-01-14T06:47:00Z">
            <w:rPr>
              <w:ins w:id="281" w:author="." w:date="2022-01-14T06:47:00Z"/>
              <w:rFonts w:ascii="Helvetica" w:eastAsiaTheme="minorEastAsia" w:hAnsi="Helvetica"/>
              <w:i/>
              <w:iCs/>
              <w:color w:val="000000"/>
            </w:rPr>
          </w:rPrChange>
        </w:rPr>
        <w:pPrChange w:id="282" w:author="." w:date="2022-01-14T06:57:00Z">
          <w:pPr>
            <w:pStyle w:val="af1"/>
            <w:numPr>
              <w:numId w:val="5"/>
            </w:numPr>
            <w:tabs>
              <w:tab w:val="left" w:pos="425"/>
            </w:tabs>
            <w:ind w:left="1196" w:hanging="360"/>
          </w:pPr>
        </w:pPrChange>
      </w:pPr>
    </w:p>
    <w:p w:rsidR="00E957B7" w:rsidRPr="00E957B7" w:rsidRDefault="005D18C1" w:rsidP="00E957B7">
      <w:pPr>
        <w:pStyle w:val="af1"/>
        <w:numPr>
          <w:ilvl w:val="0"/>
          <w:numId w:val="5"/>
        </w:numPr>
        <w:tabs>
          <w:tab w:val="left" w:pos="425"/>
        </w:tabs>
        <w:rPr>
          <w:ins w:id="283" w:author="." w:date="2022-01-15T07:10:00Z"/>
          <w:rFonts w:ascii="Helvetica" w:eastAsia="PMingLiU" w:hAnsi="Helvetica" w:hint="eastAsia"/>
          <w:iCs/>
          <w:color w:val="000000"/>
          <w:lang w:val="en-GB"/>
          <w:rPrChange w:id="284" w:author="." w:date="2022-01-15T07:10:00Z">
            <w:rPr>
              <w:ins w:id="285" w:author="." w:date="2022-01-15T07:10:00Z"/>
              <w:rFonts w:ascii="Helvetica" w:eastAsiaTheme="minorEastAsia" w:hAnsi="Helvetica" w:hint="eastAsia"/>
              <w:iCs/>
              <w:color w:val="000000"/>
              <w:lang w:val="en-GB"/>
            </w:rPr>
          </w:rPrChange>
        </w:rPr>
        <w:pPrChange w:id="286" w:author="." w:date="2022-01-15T07:10:00Z">
          <w:pPr>
            <w:numPr>
              <w:numId w:val="3"/>
            </w:numPr>
            <w:tabs>
              <w:tab w:val="left" w:pos="425"/>
            </w:tabs>
            <w:ind w:left="425" w:hanging="425"/>
          </w:pPr>
        </w:pPrChange>
      </w:pPr>
      <w:ins w:id="287" w:author="." w:date="2022-01-14T06:47:00Z">
        <w:r w:rsidRPr="005D18C1">
          <w:rPr>
            <w:rFonts w:ascii="Helvetica" w:eastAsia="PMingLiU" w:hAnsi="Helvetica"/>
            <w:iCs/>
            <w:color w:val="000000"/>
            <w:lang w:val="en-GB"/>
            <w:rPrChange w:id="288" w:author="." w:date="2022-01-14T06:57:00Z">
              <w:rPr>
                <w:rFonts w:ascii="Helvetica" w:eastAsia="PMingLiU" w:hAnsi="Helvetica"/>
                <w:i/>
                <w:iCs/>
                <w:color w:val="000000"/>
                <w:lang w:val="en-GB"/>
              </w:rPr>
            </w:rPrChange>
          </w:rPr>
          <w:t xml:space="preserve">PIs spent more time </w:t>
        </w:r>
        <w:r w:rsidR="002C42AB">
          <w:rPr>
            <w:rFonts w:ascii="Helvetica" w:eastAsia="PMingLiU" w:hAnsi="Helvetica"/>
            <w:iCs/>
            <w:color w:val="000000"/>
            <w:lang w:val="en-GB"/>
          </w:rPr>
          <w:t>for promotion to full professor</w:t>
        </w:r>
        <w:r w:rsidRPr="005D18C1">
          <w:rPr>
            <w:rFonts w:ascii="Helvetica" w:eastAsia="PMingLiU" w:hAnsi="Helvetica"/>
            <w:iCs/>
            <w:color w:val="000000"/>
            <w:lang w:val="en-GB"/>
            <w:rPrChange w:id="289" w:author="." w:date="2022-01-14T06:57:00Z">
              <w:rPr>
                <w:rFonts w:ascii="Helvetica" w:eastAsia="PMingLiU" w:hAnsi="Helvetica"/>
                <w:i/>
                <w:iCs/>
                <w:color w:val="000000"/>
                <w:lang w:val="en-GB"/>
              </w:rPr>
            </w:rPrChange>
          </w:rPr>
          <w:t xml:space="preserve"> when started as </w:t>
        </w:r>
      </w:ins>
      <w:ins w:id="290" w:author="." w:date="2022-01-15T07:45:00Z">
        <w:r w:rsidR="002C42AB">
          <w:rPr>
            <w:rFonts w:ascii="Helvetica" w:eastAsiaTheme="minorEastAsia" w:hAnsi="Helvetica" w:hint="eastAsia"/>
            <w:iCs/>
            <w:color w:val="000000"/>
            <w:lang w:val="en-GB"/>
          </w:rPr>
          <w:t xml:space="preserve">new </w:t>
        </w:r>
      </w:ins>
      <w:ins w:id="291" w:author="." w:date="2022-01-14T06:47:00Z">
        <w:r w:rsidRPr="005D18C1">
          <w:rPr>
            <w:rFonts w:ascii="Helvetica" w:eastAsia="PMingLiU" w:hAnsi="Helvetica"/>
            <w:iCs/>
            <w:color w:val="000000"/>
            <w:lang w:val="en-GB"/>
            <w:rPrChange w:id="292" w:author="." w:date="2022-01-14T06:57:00Z">
              <w:rPr>
                <w:rFonts w:ascii="Helvetica" w:eastAsia="PMingLiU" w:hAnsi="Helvetica"/>
                <w:i/>
                <w:iCs/>
                <w:color w:val="000000"/>
                <w:lang w:val="en-GB"/>
              </w:rPr>
            </w:rPrChange>
          </w:rPr>
          <w:t>PIs more recentl</w:t>
        </w:r>
        <w:r w:rsidRPr="005D18C1">
          <w:rPr>
            <w:rFonts w:ascii="Helvetica" w:eastAsiaTheme="minorEastAsia" w:hAnsi="Helvetica"/>
            <w:iCs/>
            <w:color w:val="000000"/>
            <w:lang w:val="en-GB"/>
            <w:rPrChange w:id="293" w:author="." w:date="2022-01-14T06:57:00Z">
              <w:rPr>
                <w:rFonts w:ascii="Helvetica" w:eastAsiaTheme="minorEastAsia" w:hAnsi="Helvetica"/>
                <w:i/>
                <w:iCs/>
                <w:color w:val="000000"/>
                <w:lang w:val="en-GB"/>
              </w:rPr>
            </w:rPrChange>
          </w:rPr>
          <w:t>y</w:t>
        </w:r>
        <w:r w:rsidRPr="005D18C1">
          <w:rPr>
            <w:rFonts w:ascii="Helvetica" w:eastAsia="PMingLiU" w:hAnsi="Helvetica"/>
            <w:iCs/>
            <w:color w:val="000000"/>
            <w:lang w:val="en-GB"/>
            <w:rPrChange w:id="294" w:author="." w:date="2022-01-14T06:57:00Z">
              <w:rPr>
                <w:rFonts w:ascii="Helvetica" w:eastAsia="PMingLiU" w:hAnsi="Helvetica"/>
                <w:i/>
                <w:iCs/>
                <w:color w:val="000000"/>
                <w:lang w:val="en-GB"/>
              </w:rPr>
            </w:rPrChange>
          </w:rPr>
          <w:t xml:space="preserve">, </w:t>
        </w:r>
      </w:ins>
      <w:ins w:id="295" w:author="genchanghsu" w:date="2022-01-15T13:58:00Z">
        <w:r w:rsidR="006C4A5E">
          <w:rPr>
            <w:rFonts w:ascii="Helvetica" w:eastAsia="PMingLiU" w:hAnsi="Helvetica" w:hint="eastAsia"/>
            <w:iCs/>
            <w:color w:val="000000"/>
          </w:rPr>
          <w:t>yet the duration</w:t>
        </w:r>
      </w:ins>
      <w:ins w:id="296" w:author="." w:date="2022-01-14T06:47:00Z">
        <w:r w:rsidRPr="005D18C1">
          <w:rPr>
            <w:rFonts w:ascii="Helvetica" w:eastAsia="PMingLiU" w:hAnsi="Helvetica"/>
            <w:iCs/>
            <w:color w:val="000000"/>
            <w:lang w:val="en-GB"/>
            <w:rPrChange w:id="297" w:author="." w:date="2022-01-14T06:57:00Z">
              <w:rPr>
                <w:rFonts w:ascii="Helvetica" w:eastAsia="PMingLiU" w:hAnsi="Helvetica"/>
                <w:i/>
                <w:iCs/>
                <w:color w:val="000000"/>
                <w:lang w:val="en-GB"/>
              </w:rPr>
            </w:rPrChange>
          </w:rPr>
          <w:t xml:space="preserve"> was not affecte</w:t>
        </w:r>
        <w:r w:rsidR="006C4A5E">
          <w:rPr>
            <w:rFonts w:ascii="Helvetica" w:eastAsia="PMingLiU" w:hAnsi="Helvetica"/>
            <w:iCs/>
            <w:color w:val="000000"/>
            <w:lang w:val="en-GB"/>
          </w:rPr>
          <w:t>d by their academic performance</w:t>
        </w:r>
      </w:ins>
      <w:ins w:id="298" w:author="." w:date="2022-01-14T06:50:00Z">
        <w:r w:rsidR="006C4A5E">
          <w:rPr>
            <w:rFonts w:ascii="Helvetica" w:eastAsiaTheme="minorEastAsia" w:hAnsi="Helvetica" w:hint="eastAsia"/>
            <w:iCs/>
            <w:color w:val="000000"/>
            <w:lang w:val="en-GB"/>
          </w:rPr>
          <w:t xml:space="preserve"> &gt;</w:t>
        </w:r>
      </w:ins>
      <w:ins w:id="299" w:author="." w:date="2022-01-14T06:52:00Z">
        <w:r w:rsidR="006C4A5E">
          <w:rPr>
            <w:rFonts w:ascii="Helvetica" w:eastAsiaTheme="minorEastAsia" w:hAnsi="Helvetica" w:hint="eastAsia"/>
            <w:iCs/>
            <w:color w:val="000000"/>
            <w:lang w:val="en-GB"/>
          </w:rPr>
          <w:t xml:space="preserve"> The time to becoming a full professor has increased over years</w:t>
        </w:r>
      </w:ins>
      <w:ins w:id="300" w:author="." w:date="2022-01-14T06:53:00Z">
        <w:r w:rsidR="006C4A5E">
          <w:rPr>
            <w:rFonts w:ascii="Helvetica" w:eastAsiaTheme="minorEastAsia" w:hAnsi="Helvetica" w:hint="eastAsia"/>
            <w:iCs/>
            <w:color w:val="000000"/>
            <w:lang w:val="en-GB"/>
          </w:rPr>
          <w:t>, yet s</w:t>
        </w:r>
      </w:ins>
      <w:ins w:id="301" w:author="." w:date="2022-01-14T06:52:00Z">
        <w:r w:rsidR="006C4A5E">
          <w:rPr>
            <w:rFonts w:ascii="Helvetica" w:eastAsiaTheme="minorEastAsia" w:hAnsi="Helvetica" w:hint="eastAsia"/>
            <w:iCs/>
            <w:color w:val="000000"/>
            <w:lang w:val="en-GB"/>
          </w:rPr>
          <w:t>urprisingly, h</w:t>
        </w:r>
      </w:ins>
      <w:ins w:id="302" w:author="." w:date="2022-01-14T06:51:00Z">
        <w:r w:rsidR="006C4A5E">
          <w:rPr>
            <w:rFonts w:ascii="Helvetica" w:eastAsiaTheme="minorEastAsia" w:hAnsi="Helvetica" w:hint="eastAsia"/>
            <w:iCs/>
            <w:color w:val="000000"/>
            <w:lang w:val="en-GB"/>
          </w:rPr>
          <w:t xml:space="preserve">igher </w:t>
        </w:r>
      </w:ins>
      <w:ins w:id="303" w:author="." w:date="2022-01-14T06:50:00Z">
        <w:r w:rsidR="006C4A5E">
          <w:rPr>
            <w:rFonts w:ascii="Helvetica" w:eastAsiaTheme="minorEastAsia" w:hAnsi="Helvetica" w:hint="eastAsia"/>
            <w:iCs/>
            <w:color w:val="000000"/>
            <w:lang w:val="en-GB"/>
          </w:rPr>
          <w:t xml:space="preserve">academic </w:t>
        </w:r>
      </w:ins>
      <w:ins w:id="304" w:author="." w:date="2022-01-14T06:51:00Z">
        <w:r w:rsidR="006C4A5E">
          <w:rPr>
            <w:rFonts w:ascii="Helvetica" w:eastAsiaTheme="minorEastAsia" w:hAnsi="Helvetica" w:hint="eastAsia"/>
            <w:iCs/>
            <w:color w:val="000000"/>
            <w:lang w:val="en-GB"/>
          </w:rPr>
          <w:t>performance does not seem to shorten the time</w:t>
        </w:r>
      </w:ins>
      <w:ins w:id="305" w:author="." w:date="2022-01-14T06:52:00Z">
        <w:r w:rsidR="006C4A5E">
          <w:rPr>
            <w:rFonts w:ascii="Helvetica" w:eastAsiaTheme="minorEastAsia" w:hAnsi="Helvetica" w:hint="eastAsia"/>
            <w:iCs/>
            <w:color w:val="000000"/>
            <w:lang w:val="en-GB"/>
          </w:rPr>
          <w:t>.</w:t>
        </w:r>
      </w:ins>
      <w:ins w:id="306" w:author="." w:date="2022-01-14T06:53:00Z">
        <w:r w:rsidR="006C4A5E">
          <w:rPr>
            <w:rFonts w:ascii="Helvetica" w:eastAsiaTheme="minorEastAsia" w:hAnsi="Helvetica" w:hint="eastAsia"/>
            <w:iCs/>
            <w:color w:val="000000"/>
            <w:lang w:val="en-GB"/>
          </w:rPr>
          <w:t xml:space="preserve"> </w:t>
        </w:r>
      </w:ins>
      <w:ins w:id="307" w:author="." w:date="2022-01-14T06:54:00Z">
        <w:r w:rsidR="006C4A5E">
          <w:rPr>
            <w:rFonts w:ascii="Helvetica" w:eastAsiaTheme="minorEastAsia" w:hAnsi="Helvetica" w:hint="eastAsia"/>
            <w:iCs/>
            <w:color w:val="000000"/>
            <w:lang w:val="en-GB"/>
          </w:rPr>
          <w:t>This could be due to other evaluation criteria for promotion such as teaching and admin service</w:t>
        </w:r>
      </w:ins>
      <w:ins w:id="308" w:author="genchanghsu" w:date="2022-01-15T13:59:00Z">
        <w:r w:rsidR="006C4A5E">
          <w:rPr>
            <w:rFonts w:ascii="Helvetica" w:eastAsiaTheme="minorEastAsia" w:hAnsi="Helvetica" w:hint="eastAsia"/>
            <w:iCs/>
            <w:color w:val="000000"/>
          </w:rPr>
          <w:t>s</w:t>
        </w:r>
      </w:ins>
      <w:ins w:id="309" w:author="." w:date="2022-01-14T06:56:00Z">
        <w:r w:rsidR="006C4A5E">
          <w:rPr>
            <w:rFonts w:ascii="Helvetica" w:eastAsiaTheme="minorEastAsia" w:hAnsi="Helvetica" w:hint="eastAsia"/>
            <w:iCs/>
            <w:color w:val="000000"/>
            <w:lang w:val="en-GB"/>
          </w:rPr>
          <w:t xml:space="preserve"> besides publications.</w:t>
        </w:r>
      </w:ins>
    </w:p>
    <w:p w:rsidR="00E957B7" w:rsidRPr="00E957B7" w:rsidRDefault="005D18C1" w:rsidP="00E957B7">
      <w:pPr>
        <w:pStyle w:val="af1"/>
        <w:tabs>
          <w:tab w:val="left" w:pos="425"/>
        </w:tabs>
        <w:ind w:left="1196"/>
        <w:rPr>
          <w:ins w:id="310" w:author="." w:date="2022-01-15T07:10:00Z"/>
          <w:rFonts w:ascii="Helvetica" w:eastAsia="PMingLiU" w:hAnsi="Helvetica" w:hint="eastAsia"/>
          <w:iCs/>
          <w:color w:val="000000"/>
          <w:lang w:val="en-GB"/>
          <w:rPrChange w:id="311" w:author="." w:date="2022-01-15T07:10:00Z">
            <w:rPr>
              <w:ins w:id="312" w:author="." w:date="2022-01-15T07:10:00Z"/>
              <w:rFonts w:ascii="Helvetica" w:eastAsiaTheme="minorEastAsia" w:hAnsi="Helvetica" w:hint="eastAsia"/>
              <w:iCs/>
              <w:color w:val="000000"/>
              <w:lang w:val="en-GB"/>
            </w:rPr>
          </w:rPrChange>
        </w:rPr>
        <w:pPrChange w:id="313" w:author="." w:date="2022-01-15T07:10:00Z">
          <w:pPr>
            <w:numPr>
              <w:numId w:val="3"/>
            </w:numPr>
            <w:tabs>
              <w:tab w:val="left" w:pos="425"/>
            </w:tabs>
            <w:ind w:left="425" w:hanging="425"/>
          </w:pPr>
        </w:pPrChange>
      </w:pPr>
      <w:ins w:id="314" w:author="." w:date="2022-01-14T06:47:00Z">
        <w:r w:rsidRPr="005D18C1">
          <w:rPr>
            <w:rFonts w:ascii="Helvetica" w:eastAsia="PMingLiU" w:hAnsi="Helvetica"/>
            <w:iCs/>
            <w:color w:val="000000"/>
            <w:lang w:val="en-GB"/>
            <w:rPrChange w:id="315" w:author="." w:date="2022-01-14T06:57:00Z">
              <w:rPr>
                <w:rFonts w:ascii="Helvetica" w:eastAsia="PMingLiU" w:hAnsi="Helvetica"/>
                <w:i/>
                <w:iCs/>
                <w:color w:val="000000"/>
                <w:lang w:val="en-GB"/>
              </w:rPr>
            </w:rPrChange>
          </w:rPr>
          <w:t xml:space="preserve"> </w:t>
        </w:r>
      </w:ins>
    </w:p>
    <w:p w:rsidR="005D18C1" w:rsidRPr="00E957B7" w:rsidRDefault="005D18C1" w:rsidP="00E957B7">
      <w:pPr>
        <w:pStyle w:val="af1"/>
        <w:numPr>
          <w:ilvl w:val="0"/>
          <w:numId w:val="5"/>
        </w:numPr>
        <w:tabs>
          <w:tab w:val="left" w:pos="425"/>
        </w:tabs>
        <w:rPr>
          <w:ins w:id="316" w:author="genchanghsu" w:date="2022-01-14T14:09:00Z"/>
          <w:rFonts w:ascii="Helvetica" w:eastAsia="PMingLiU" w:hAnsi="Helvetica"/>
          <w:iCs/>
          <w:color w:val="000000"/>
          <w:lang w:val="en-GB"/>
          <w:rPrChange w:id="317" w:author="." w:date="2022-01-15T07:10:00Z">
            <w:rPr>
              <w:ins w:id="318" w:author="genchanghsu" w:date="2022-01-14T14:09:00Z"/>
              <w:rFonts w:eastAsia="PMingLiU"/>
            </w:rPr>
          </w:rPrChange>
        </w:rPr>
        <w:pPrChange w:id="319" w:author="." w:date="2022-01-15T07:10:00Z">
          <w:pPr>
            <w:numPr>
              <w:numId w:val="3"/>
            </w:numPr>
            <w:tabs>
              <w:tab w:val="left" w:pos="425"/>
            </w:tabs>
            <w:ind w:left="425" w:hanging="425"/>
          </w:pPr>
        </w:pPrChange>
      </w:pPr>
      <w:ins w:id="320" w:author="." w:date="2022-01-14T06:47:00Z">
        <w:r w:rsidRPr="00E957B7">
          <w:rPr>
            <w:rFonts w:ascii="Helvetica" w:eastAsia="PMingLiU" w:hAnsi="Helvetica"/>
            <w:color w:val="000000"/>
            <w:lang w:val="en-GB"/>
            <w:rPrChange w:id="321" w:author="." w:date="2022-01-15T07:10:00Z">
              <w:rPr>
                <w:rFonts w:ascii="Helvetica" w:eastAsia="PMingLiU" w:hAnsi="Helvetica"/>
                <w:i/>
                <w:iCs/>
                <w:color w:val="000000"/>
                <w:lang w:val="en-GB"/>
              </w:rPr>
            </w:rPrChange>
          </w:rPr>
          <w:t xml:space="preserve">Neither the duration to get a job nor </w:t>
        </w:r>
      </w:ins>
      <w:ins w:id="322" w:author="genchanghsu" w:date="2022-01-15T13:59:00Z">
        <w:r w:rsidR="006C4A5E" w:rsidRPr="00E957B7">
          <w:rPr>
            <w:rFonts w:ascii="Helvetica" w:eastAsia="PMingLiU" w:hAnsi="Helvetica" w:hint="eastAsia"/>
            <w:color w:val="000000"/>
          </w:rPr>
          <w:t xml:space="preserve">the </w:t>
        </w:r>
      </w:ins>
      <w:ins w:id="323" w:author="." w:date="2022-01-14T06:47:00Z">
        <w:r w:rsidRPr="00E957B7">
          <w:rPr>
            <w:rFonts w:ascii="Helvetica" w:eastAsia="PMingLiU" w:hAnsi="Helvetica"/>
            <w:color w:val="000000"/>
            <w:lang w:val="en-GB"/>
            <w:rPrChange w:id="324" w:author="." w:date="2022-01-15T07:10:00Z">
              <w:rPr>
                <w:rFonts w:ascii="Helvetica" w:eastAsia="PMingLiU" w:hAnsi="Helvetica"/>
                <w:i/>
                <w:iCs/>
                <w:color w:val="000000"/>
                <w:lang w:val="en-GB"/>
              </w:rPr>
            </w:rPrChange>
          </w:rPr>
          <w:t>duration required for promotion was affected by whether or not PhD</w:t>
        </w:r>
        <w:r w:rsidRPr="00E957B7">
          <w:rPr>
            <w:rFonts w:ascii="Helvetica" w:eastAsia="PMingLiU" w:hAnsi="Helvetica"/>
            <w:color w:val="000000"/>
            <w:rPrChange w:id="325" w:author="." w:date="2022-01-15T07:10:00Z">
              <w:rPr>
                <w:rFonts w:ascii="Helvetica" w:eastAsia="PMingLiU" w:hAnsi="Helvetica"/>
                <w:i/>
                <w:iCs/>
                <w:color w:val="000000"/>
              </w:rPr>
            </w:rPrChange>
          </w:rPr>
          <w:t>s</w:t>
        </w:r>
        <w:r w:rsidRPr="00E957B7">
          <w:rPr>
            <w:rFonts w:ascii="Helvetica" w:eastAsia="PMingLiU" w:hAnsi="Helvetica"/>
            <w:color w:val="000000"/>
            <w:lang w:val="en-GB"/>
            <w:rPrChange w:id="326" w:author="." w:date="2022-01-15T07:10:00Z">
              <w:rPr>
                <w:rFonts w:ascii="Helvetica" w:eastAsia="PMingLiU" w:hAnsi="Helvetica"/>
                <w:i/>
                <w:iCs/>
                <w:color w:val="000000"/>
                <w:lang w:val="en-GB"/>
              </w:rPr>
            </w:rPrChange>
          </w:rPr>
          <w:t xml:space="preserve"> were obtained from Taiwan, PhD university prestige, and gender</w:t>
        </w:r>
        <w:r w:rsidRPr="00E957B7">
          <w:rPr>
            <w:rFonts w:ascii="Helvetica" w:eastAsiaTheme="minorEastAsia" w:hAnsi="Helvetica"/>
            <w:color w:val="000000"/>
            <w:lang w:val="en-GB"/>
          </w:rPr>
          <w:t xml:space="preserve"> &gt; </w:t>
        </w:r>
      </w:ins>
      <w:ins w:id="327" w:author="." w:date="2022-01-14T06:48:00Z">
        <w:r w:rsidRPr="00E957B7">
          <w:rPr>
            <w:rFonts w:ascii="Helvetica" w:eastAsiaTheme="minorEastAsia" w:hAnsi="Helvetica"/>
            <w:color w:val="000000"/>
            <w:lang w:val="en-GB"/>
          </w:rPr>
          <w:t>Again t</w:t>
        </w:r>
        <w:r w:rsidRPr="00E957B7">
          <w:rPr>
            <w:rFonts w:ascii="Helvetica" w:eastAsiaTheme="minorEastAsia" w:hAnsi="Helvetica"/>
            <w:color w:val="000000"/>
          </w:rPr>
          <w:t xml:space="preserve">he actual hard work during the PhD or post-PhD period </w:t>
        </w:r>
      </w:ins>
      <w:ins w:id="328" w:author="." w:date="2022-01-15T07:47:00Z">
        <w:r w:rsidR="002C42AB">
          <w:rPr>
            <w:rFonts w:ascii="Helvetica" w:eastAsiaTheme="minorEastAsia" w:hAnsi="Helvetica" w:hint="eastAsia"/>
            <w:color w:val="000000"/>
          </w:rPr>
          <w:t>may</w:t>
        </w:r>
      </w:ins>
      <w:ins w:id="329" w:author="." w:date="2022-01-14T06:48:00Z">
        <w:r w:rsidRPr="00E957B7">
          <w:rPr>
            <w:rFonts w:ascii="Helvetica" w:eastAsiaTheme="minorEastAsia" w:hAnsi="Helvetica"/>
            <w:color w:val="000000"/>
          </w:rPr>
          <w:t xml:space="preserve"> be more important than the prestige in education</w:t>
        </w:r>
      </w:ins>
      <w:ins w:id="330" w:author="." w:date="2022-01-15T07:47:00Z">
        <w:r w:rsidR="002C42AB">
          <w:rPr>
            <w:rFonts w:ascii="Helvetica" w:eastAsiaTheme="minorEastAsia" w:hAnsi="Helvetica" w:hint="eastAsia"/>
            <w:color w:val="000000"/>
          </w:rPr>
          <w:t xml:space="preserve"> in determining the academic success</w:t>
        </w:r>
      </w:ins>
      <w:ins w:id="331" w:author="genchanghsu" w:date="2022-01-15T14:01:00Z">
        <w:r w:rsidR="006C4A5E" w:rsidRPr="00E957B7">
          <w:rPr>
            <w:rFonts w:ascii="Helvetica" w:eastAsiaTheme="minorEastAsia" w:hAnsi="Helvetica" w:hint="eastAsia"/>
            <w:color w:val="000000"/>
          </w:rPr>
          <w:t>. Also, t</w:t>
        </w:r>
      </w:ins>
      <w:ins w:id="332" w:author="." w:date="2022-01-14T06:48:00Z">
        <w:r w:rsidRPr="00E957B7">
          <w:rPr>
            <w:rFonts w:ascii="Helvetica" w:eastAsiaTheme="minorEastAsia" w:hAnsi="Helvetica"/>
            <w:color w:val="000000"/>
          </w:rPr>
          <w:t xml:space="preserve">here is no </w:t>
        </w:r>
      </w:ins>
      <w:ins w:id="333" w:author="genchanghsu" w:date="2022-01-15T14:00:00Z">
        <w:r w:rsidR="006C4A5E" w:rsidRPr="00E957B7">
          <w:rPr>
            <w:rFonts w:ascii="Helvetica" w:eastAsiaTheme="minorEastAsia" w:hAnsi="Helvetica" w:hint="eastAsia"/>
            <w:color w:val="000000"/>
          </w:rPr>
          <w:t xml:space="preserve">gender </w:t>
        </w:r>
      </w:ins>
      <w:ins w:id="334" w:author="." w:date="2022-01-14T06:49:00Z">
        <w:r w:rsidRPr="00E957B7">
          <w:rPr>
            <w:rFonts w:ascii="Helvetica" w:eastAsiaTheme="minorEastAsia" w:hAnsi="Helvetica"/>
            <w:color w:val="000000"/>
          </w:rPr>
          <w:t>privilege</w:t>
        </w:r>
      </w:ins>
      <w:ins w:id="335" w:author="genchanghsu" w:date="2022-01-15T14:00:00Z">
        <w:r w:rsidR="006C4A5E" w:rsidRPr="00E957B7">
          <w:rPr>
            <w:rFonts w:ascii="Helvetica" w:eastAsiaTheme="minorEastAsia" w:hAnsi="Helvetica" w:hint="eastAsia"/>
            <w:color w:val="000000"/>
          </w:rPr>
          <w:t xml:space="preserve"> </w:t>
        </w:r>
      </w:ins>
      <w:ins w:id="336" w:author="genchanghsu" w:date="2022-01-15T14:02:00Z">
        <w:r w:rsidR="006C4A5E" w:rsidRPr="00E957B7">
          <w:rPr>
            <w:rFonts w:ascii="Helvetica" w:eastAsiaTheme="minorEastAsia" w:hAnsi="Helvetica" w:hint="eastAsia"/>
            <w:color w:val="000000"/>
          </w:rPr>
          <w:t xml:space="preserve">in the academia </w:t>
        </w:r>
      </w:ins>
      <w:ins w:id="337" w:author="genchanghsu" w:date="2022-01-15T14:03:00Z">
        <w:r w:rsidR="006C4A5E" w:rsidRPr="00E957B7">
          <w:rPr>
            <w:rFonts w:ascii="Helvetica" w:eastAsiaTheme="minorEastAsia" w:hAnsi="Helvetica" w:hint="eastAsia"/>
            <w:color w:val="000000"/>
          </w:rPr>
          <w:t xml:space="preserve">in terms of getting a new </w:t>
        </w:r>
        <w:proofErr w:type="spellStart"/>
        <w:r w:rsidR="006C4A5E" w:rsidRPr="00E957B7">
          <w:rPr>
            <w:rFonts w:ascii="Helvetica" w:eastAsiaTheme="minorEastAsia" w:hAnsi="Helvetica" w:hint="eastAsia"/>
            <w:color w:val="000000"/>
          </w:rPr>
          <w:t>falculty</w:t>
        </w:r>
        <w:proofErr w:type="spellEnd"/>
        <w:r w:rsidR="006C4A5E" w:rsidRPr="00E957B7">
          <w:rPr>
            <w:rFonts w:ascii="Helvetica" w:eastAsiaTheme="minorEastAsia" w:hAnsi="Helvetica" w:hint="eastAsia"/>
            <w:color w:val="000000"/>
          </w:rPr>
          <w:t xml:space="preserve"> job and getting promot</w:t>
        </w:r>
      </w:ins>
      <w:ins w:id="338" w:author="." w:date="2022-01-15T07:48:00Z">
        <w:r w:rsidR="002C42AB">
          <w:rPr>
            <w:rFonts w:ascii="Helvetica" w:eastAsiaTheme="minorEastAsia" w:hAnsi="Helvetica" w:hint="eastAsia"/>
            <w:color w:val="000000"/>
          </w:rPr>
          <w:t>ed</w:t>
        </w:r>
      </w:ins>
      <w:ins w:id="339" w:author="genchanghsu" w:date="2022-01-15T14:03:00Z">
        <w:r w:rsidR="006C4A5E" w:rsidRPr="00E957B7">
          <w:rPr>
            <w:rFonts w:ascii="Helvetica" w:eastAsiaTheme="minorEastAsia" w:hAnsi="Helvetica" w:hint="eastAsia"/>
            <w:color w:val="000000"/>
          </w:rPr>
          <w:t xml:space="preserve"> to full professor</w:t>
        </w:r>
      </w:ins>
      <w:ins w:id="340" w:author="." w:date="2022-01-14T06:49:00Z">
        <w:r w:rsidRPr="00E957B7">
          <w:rPr>
            <w:rFonts w:ascii="Helvetica" w:eastAsiaTheme="minorEastAsia" w:hAnsi="Helvetica"/>
            <w:color w:val="000000"/>
          </w:rPr>
          <w:t>.</w:t>
        </w:r>
      </w:ins>
    </w:p>
    <w:p w:rsidR="005D18C1" w:rsidRDefault="005D18C1" w:rsidP="005D18C1">
      <w:pPr>
        <w:numPr>
          <w:ilvl w:val="255"/>
          <w:numId w:val="0"/>
        </w:numPr>
        <w:ind w:left="420"/>
        <w:rPr>
          <w:ins w:id="341" w:author="genchanghsu" w:date="2022-01-14T14:09:00Z"/>
          <w:rFonts w:ascii="Helvetica" w:eastAsia="PMingLiU" w:hAnsi="Helvetica"/>
        </w:rPr>
        <w:pPrChange w:id="342" w:author="genchanghsu" w:date="2022-01-14T14:09:00Z">
          <w:pPr>
            <w:numPr>
              <w:numId w:val="4"/>
            </w:numPr>
            <w:tabs>
              <w:tab w:val="left" w:pos="845"/>
            </w:tabs>
            <w:ind w:left="845" w:hanging="425"/>
          </w:pPr>
        </w:pPrChange>
      </w:pPr>
    </w:p>
    <w:p w:rsidR="005D18C1" w:rsidRDefault="005D18C1">
      <w:pPr>
        <w:rPr>
          <w:ins w:id="343" w:author="genchanghsu" w:date="2022-01-14T14:09:00Z"/>
          <w:rFonts w:ascii="Helvetica" w:hAnsi="Helvetica"/>
        </w:rPr>
      </w:pPr>
    </w:p>
    <w:p w:rsidR="005D18C1" w:rsidRDefault="006C4A5E">
      <w:pPr>
        <w:numPr>
          <w:ilvl w:val="0"/>
          <w:numId w:val="3"/>
        </w:numPr>
        <w:rPr>
          <w:ins w:id="344" w:author="genchanghsu" w:date="2022-01-15T14:05:00Z"/>
          <w:rFonts w:ascii="Helvetica" w:eastAsia="PMingLiU" w:hAnsi="Helvetica"/>
        </w:rPr>
      </w:pPr>
      <w:ins w:id="345" w:author="genchanghsu" w:date="2022-01-14T14:10:00Z">
        <w:r>
          <w:rPr>
            <w:rFonts w:ascii="Helvetica" w:eastAsia="PMingLiU" w:hAnsi="Helvetica" w:hint="eastAsia"/>
            <w:i/>
            <w:iCs/>
            <w:color w:val="000000"/>
          </w:rPr>
          <w:t>C</w:t>
        </w:r>
        <w:r>
          <w:rPr>
            <w:rFonts w:ascii="Helvetica" w:hAnsi="Helvetica"/>
            <w:i/>
            <w:iCs/>
            <w:color w:val="000000"/>
          </w:rPr>
          <w:t>hange in academic performance</w:t>
        </w:r>
      </w:ins>
      <w:ins w:id="346" w:author="genchanghsu" w:date="2022-01-14T14:09:00Z">
        <w:r>
          <w:rPr>
            <w:rFonts w:ascii="Helvetica" w:eastAsia="PMingLiU" w:hAnsi="Helvetica" w:hint="eastAsia"/>
            <w:i/>
            <w:iCs/>
            <w:color w:val="000000"/>
          </w:rPr>
          <w:t>:</w:t>
        </w:r>
      </w:ins>
    </w:p>
    <w:p w:rsidR="00187378" w:rsidRPr="00187378" w:rsidRDefault="006C4A5E" w:rsidP="005D18C1">
      <w:pPr>
        <w:numPr>
          <w:ilvl w:val="0"/>
          <w:numId w:val="6"/>
          <w:ins w:id="347" w:author="genchanghsu" w:date="2022-01-15T14:05:00Z"/>
        </w:numPr>
        <w:rPr>
          <w:ins w:id="348" w:author="." w:date="2022-01-15T07:10:00Z"/>
          <w:rFonts w:ascii="Helvetica" w:eastAsia="PMingLiU" w:hAnsi="Helvetica" w:hint="eastAsia"/>
          <w:rPrChange w:id="349" w:author="." w:date="2022-01-15T07:10:00Z">
            <w:rPr>
              <w:ins w:id="350" w:author="." w:date="2022-01-15T07:10:00Z"/>
              <w:rFonts w:ascii="Helvetica" w:eastAsiaTheme="minorEastAsia" w:hAnsi="Helvetica" w:hint="eastAsia"/>
            </w:rPr>
          </w:rPrChange>
        </w:rPr>
        <w:pPrChange w:id="351" w:author="genchanghsu" w:date="2022-01-15T14:05:00Z">
          <w:pPr>
            <w:numPr>
              <w:numId w:val="3"/>
            </w:numPr>
            <w:tabs>
              <w:tab w:val="left" w:pos="425"/>
            </w:tabs>
            <w:ind w:left="425" w:hanging="425"/>
          </w:pPr>
        </w:pPrChange>
      </w:pPr>
      <w:ins w:id="352" w:author="genchanghsu" w:date="2022-01-15T14:08:00Z">
        <w:r>
          <w:rPr>
            <w:rFonts w:ascii="Helvetica" w:eastAsia="PMingLiU" w:hAnsi="Helvetica" w:hint="eastAsia"/>
          </w:rPr>
          <w:t>PIs</w:t>
        </w:r>
      </w:ins>
      <w:ins w:id="353" w:author="genchanghsu" w:date="2022-01-15T14:07:00Z">
        <w:r>
          <w:rPr>
            <w:rFonts w:ascii="Helvetica" w:hAnsi="Helvetica"/>
          </w:rPr>
          <w:t xml:space="preserve"> obtaining a faculty position earlier had </w:t>
        </w:r>
      </w:ins>
      <w:ins w:id="354" w:author="." w:date="2022-01-15T07:48:00Z">
        <w:r w:rsidR="00875D34">
          <w:rPr>
            <w:rFonts w:ascii="Helvetica" w:eastAsiaTheme="minorEastAsia" w:hAnsi="Helvetica" w:hint="eastAsia"/>
          </w:rPr>
          <w:t xml:space="preserve">on average </w:t>
        </w:r>
      </w:ins>
      <w:ins w:id="355" w:author="genchanghsu" w:date="2022-01-15T14:07:00Z">
        <w:r>
          <w:rPr>
            <w:rFonts w:ascii="Helvetica" w:hAnsi="Helvetica"/>
          </w:rPr>
          <w:t>relatively higher h-index after getting the job, but the difference between before and after becoming a PI decreased and converged more recently</w:t>
        </w:r>
      </w:ins>
      <w:ins w:id="356" w:author="genchanghsu" w:date="2022-01-15T14:12:00Z">
        <w:r>
          <w:rPr>
            <w:rFonts w:ascii="Helvetica" w:eastAsia="PMingLiU" w:hAnsi="Helvetica" w:hint="eastAsia"/>
          </w:rPr>
          <w:t xml:space="preserve"> &gt; The performance of researchers</w:t>
        </w:r>
      </w:ins>
      <w:ins w:id="357" w:author="genchanghsu" w:date="2022-01-15T14:07:00Z">
        <w:r>
          <w:rPr>
            <w:rFonts w:ascii="Helvetica" w:hAnsi="Helvetica"/>
          </w:rPr>
          <w:t xml:space="preserve"> </w:t>
        </w:r>
      </w:ins>
      <w:ins w:id="358" w:author="genchanghsu" w:date="2022-01-15T14:12:00Z">
        <w:r>
          <w:rPr>
            <w:rFonts w:ascii="Helvetica" w:eastAsia="PMingLiU" w:hAnsi="Helvetica" w:hint="eastAsia"/>
          </w:rPr>
          <w:t xml:space="preserve">before and after getting a new </w:t>
        </w:r>
        <w:proofErr w:type="spellStart"/>
        <w:r>
          <w:rPr>
            <w:rFonts w:ascii="Helvetica" w:eastAsia="PMingLiU" w:hAnsi="Helvetica" w:hint="eastAsia"/>
          </w:rPr>
          <w:t>falculty</w:t>
        </w:r>
        <w:proofErr w:type="spellEnd"/>
        <w:r>
          <w:rPr>
            <w:rFonts w:ascii="Helvetica" w:eastAsia="PMingLiU" w:hAnsi="Helvetica" w:hint="eastAsia"/>
          </w:rPr>
          <w:t xml:space="preserve"> job have become more </w:t>
        </w:r>
      </w:ins>
      <w:ins w:id="359" w:author="genchanghsu" w:date="2022-01-15T14:13:00Z">
        <w:r>
          <w:rPr>
            <w:rFonts w:ascii="Helvetica" w:eastAsia="PMingLiU" w:hAnsi="Helvetica" w:hint="eastAsia"/>
          </w:rPr>
          <w:t>similar in recent years.</w:t>
        </w:r>
      </w:ins>
    </w:p>
    <w:p w:rsidR="005D18C1" w:rsidRDefault="006C4A5E" w:rsidP="00187378">
      <w:pPr>
        <w:numPr>
          <w:ins w:id="360" w:author="genchanghsu" w:date="2022-01-15T14:05:00Z"/>
        </w:numPr>
        <w:tabs>
          <w:tab w:val="left" w:pos="1265"/>
        </w:tabs>
        <w:ind w:left="1265"/>
        <w:rPr>
          <w:ins w:id="361" w:author="genchanghsu" w:date="2022-01-15T14:08:00Z"/>
          <w:rFonts w:ascii="Helvetica" w:eastAsia="PMingLiU" w:hAnsi="Helvetica"/>
        </w:rPr>
        <w:pPrChange w:id="362" w:author="." w:date="2022-01-15T07:10:00Z">
          <w:pPr>
            <w:numPr>
              <w:numId w:val="3"/>
            </w:numPr>
            <w:tabs>
              <w:tab w:val="left" w:pos="425"/>
            </w:tabs>
            <w:ind w:left="425" w:hanging="425"/>
          </w:pPr>
        </w:pPrChange>
      </w:pPr>
      <w:ins w:id="363" w:author="genchanghsu" w:date="2022-01-15T14:13:00Z">
        <w:r>
          <w:rPr>
            <w:rFonts w:ascii="Helvetica" w:eastAsia="PMingLiU" w:hAnsi="Helvetica" w:hint="eastAsia"/>
          </w:rPr>
          <w:lastRenderedPageBreak/>
          <w:t xml:space="preserve"> </w:t>
        </w:r>
      </w:ins>
    </w:p>
    <w:p w:rsidR="005D18C1" w:rsidRDefault="006C4A5E" w:rsidP="005D18C1">
      <w:pPr>
        <w:numPr>
          <w:ilvl w:val="0"/>
          <w:numId w:val="6"/>
          <w:ins w:id="364" w:author="genchanghsu" w:date="2022-01-15T14:07:00Z"/>
        </w:numPr>
        <w:rPr>
          <w:ins w:id="365" w:author="genchanghsu" w:date="2022-01-15T14:04:00Z"/>
          <w:rFonts w:ascii="Helvetica" w:eastAsia="PMingLiU" w:hAnsi="Helvetica"/>
        </w:rPr>
        <w:pPrChange w:id="366" w:author="genchanghsu" w:date="2022-01-15T14:07:00Z">
          <w:pPr>
            <w:numPr>
              <w:numId w:val="3"/>
            </w:numPr>
            <w:tabs>
              <w:tab w:val="left" w:pos="425"/>
            </w:tabs>
            <w:ind w:left="425" w:hanging="425"/>
          </w:pPr>
        </w:pPrChange>
      </w:pPr>
      <w:ins w:id="367" w:author="genchanghsu" w:date="2022-01-15T14:05:00Z">
        <w:r>
          <w:rPr>
            <w:rFonts w:ascii="Helvetica" w:eastAsia="PMingLiU" w:hAnsi="Helvetica" w:hint="eastAsia"/>
          </w:rPr>
          <w:t xml:space="preserve">PIs who obtained a PhD outside Taiwan performed equally well both before and after their promotion, whereas those with PhD degrees from Taiwan showed a significant decrease in performance after the promotion, which was also comparatively lower than that of their counterparts with PhD degrees outside Taiwan after the promotion &gt; PIs with foreign PhD degrees might have greater international collaboration opportunities and network </w:t>
        </w:r>
        <w:proofErr w:type="spellStart"/>
        <w:r>
          <w:rPr>
            <w:rFonts w:ascii="Helvetica" w:eastAsia="PMingLiU" w:hAnsi="Helvetica" w:hint="eastAsia"/>
          </w:rPr>
          <w:t>conections</w:t>
        </w:r>
        <w:proofErr w:type="spellEnd"/>
        <w:r>
          <w:rPr>
            <w:rFonts w:ascii="Helvetica" w:eastAsia="PMingLiU" w:hAnsi="Helvetica" w:hint="eastAsia"/>
          </w:rPr>
          <w:t xml:space="preserve"> and thus are able to maintain their relatively high performance </w:t>
        </w:r>
      </w:ins>
      <w:ins w:id="368" w:author="genchanghsu" w:date="2022-01-15T14:06:00Z">
        <w:r>
          <w:rPr>
            <w:rFonts w:ascii="Helvetica" w:eastAsia="PMingLiU" w:hAnsi="Helvetica" w:hint="eastAsia"/>
          </w:rPr>
          <w:t>compared with</w:t>
        </w:r>
      </w:ins>
      <w:ins w:id="369" w:author="genchanghsu" w:date="2022-01-15T14:05:00Z">
        <w:r>
          <w:rPr>
            <w:rFonts w:ascii="Helvetica" w:eastAsia="PMingLiU" w:hAnsi="Helvetica" w:hint="eastAsia"/>
          </w:rPr>
          <w:t xml:space="preserve"> PIs with Taiwanese PhD degrees.</w:t>
        </w:r>
      </w:ins>
      <w:ins w:id="370" w:author="." w:date="2022-01-15T07:49:00Z">
        <w:r w:rsidR="00875D34">
          <w:rPr>
            <w:rFonts w:ascii="Helvetica" w:eastAsiaTheme="minorEastAsia" w:hAnsi="Helvetica" w:hint="eastAsia"/>
          </w:rPr>
          <w:t xml:space="preserve"> Additionally, the training in foreign university</w:t>
        </w:r>
      </w:ins>
      <w:ins w:id="371" w:author="." w:date="2022-01-15T07:51:00Z">
        <w:r w:rsidR="005F7C75">
          <w:rPr>
            <w:rFonts w:ascii="Helvetica" w:eastAsiaTheme="minorEastAsia" w:hAnsi="Helvetica" w:hint="eastAsia"/>
          </w:rPr>
          <w:t xml:space="preserve"> and the experiences abroad may </w:t>
        </w:r>
        <w:proofErr w:type="spellStart"/>
        <w:r w:rsidR="005F7C75">
          <w:rPr>
            <w:rFonts w:ascii="Helvetica" w:eastAsiaTheme="minorEastAsia" w:hAnsi="Helvetica" w:hint="eastAsia"/>
          </w:rPr>
          <w:t>equipp</w:t>
        </w:r>
        <w:proofErr w:type="spellEnd"/>
        <w:r w:rsidR="005F7C75">
          <w:rPr>
            <w:rFonts w:ascii="Helvetica" w:eastAsiaTheme="minorEastAsia" w:hAnsi="Helvetica" w:hint="eastAsia"/>
          </w:rPr>
          <w:t xml:space="preserve"> the PIs with</w:t>
        </w:r>
      </w:ins>
      <w:ins w:id="372" w:author="." w:date="2022-01-15T07:52:00Z">
        <w:r w:rsidR="005F7C75">
          <w:rPr>
            <w:rFonts w:ascii="Helvetica" w:eastAsiaTheme="minorEastAsia" w:hAnsi="Helvetica" w:hint="eastAsia"/>
          </w:rPr>
          <w:t xml:space="preserve"> greater academic abilities. </w:t>
        </w:r>
      </w:ins>
      <w:ins w:id="373" w:author="genchanghsu" w:date="2022-01-15T14:05:00Z">
        <w:del w:id="374" w:author="." w:date="2022-01-15T07:49:00Z">
          <w:r w:rsidDel="00875D34">
            <w:rPr>
              <w:rFonts w:ascii="Helvetica" w:eastAsia="PMingLiU" w:hAnsi="Helvetica" w:hint="eastAsia"/>
            </w:rPr>
            <w:delText xml:space="preserve"> </w:delText>
          </w:r>
        </w:del>
      </w:ins>
    </w:p>
    <w:p w:rsidR="005D18C1" w:rsidRDefault="005D18C1">
      <w:pPr>
        <w:numPr>
          <w:ilvl w:val="255"/>
          <w:numId w:val="0"/>
        </w:numPr>
        <w:rPr>
          <w:rFonts w:ascii="Helvetica" w:hAnsi="Helvetica"/>
        </w:rPr>
      </w:pPr>
    </w:p>
    <w:p w:rsidR="005D18C1" w:rsidRDefault="005D18C1">
      <w:pPr>
        <w:rPr>
          <w:rFonts w:ascii="Helvetica" w:hAnsi="Helvetica"/>
        </w:rPr>
      </w:pPr>
    </w:p>
    <w:p w:rsidR="005D18C1" w:rsidRDefault="005D18C1">
      <w:pPr>
        <w:rPr>
          <w:rFonts w:ascii="Helvetica" w:hAnsi="Helvetica"/>
        </w:rPr>
      </w:pPr>
    </w:p>
    <w:p w:rsidR="005D18C1" w:rsidRDefault="005D18C1">
      <w:pPr>
        <w:rPr>
          <w:rFonts w:ascii="Helvetica" w:hAnsi="Helvetica"/>
        </w:rPr>
      </w:pPr>
    </w:p>
    <w:p w:rsidR="005D18C1" w:rsidRDefault="006C4A5E">
      <w:pPr>
        <w:pStyle w:val="af1"/>
        <w:numPr>
          <w:ilvl w:val="0"/>
          <w:numId w:val="8"/>
        </w:numPr>
        <w:rPr>
          <w:rFonts w:ascii="Helvetica" w:hAnsi="Helvetica"/>
          <w:color w:val="000000" w:themeColor="text1"/>
        </w:rPr>
      </w:pPr>
      <w:r>
        <w:rPr>
          <w:rFonts w:ascii="Helvetica" w:hAnsi="Helvetica"/>
          <w:color w:val="000000" w:themeColor="text1"/>
        </w:rPr>
        <w:t>Increasing requirement and higher expectation of getting a tenure job and promotion, because of XXX,</w:t>
      </w:r>
      <w:ins w:id="375" w:author="." w:date="2022-01-15T07:37:00Z">
        <w:r w:rsidR="0054682D">
          <w:rPr>
            <w:rFonts w:ascii="Helvetica" w:eastAsiaTheme="minorEastAsia" w:hAnsi="Helvetica" w:hint="eastAsia"/>
            <w:color w:val="000000" w:themeColor="text1"/>
          </w:rPr>
          <w:t xml:space="preserve"> increasing PhD supply but </w:t>
        </w:r>
        <w:r w:rsidR="0054682D">
          <w:rPr>
            <w:rFonts w:ascii="Helvetica" w:eastAsiaTheme="minorEastAsia" w:hAnsi="Helvetica"/>
            <w:color w:val="000000" w:themeColor="text1"/>
          </w:rPr>
          <w:t>relative</w:t>
        </w:r>
      </w:ins>
      <w:ins w:id="376" w:author="." w:date="2022-01-15T07:38:00Z">
        <w:r w:rsidR="0054682D">
          <w:rPr>
            <w:rFonts w:ascii="Helvetica" w:eastAsiaTheme="minorEastAsia" w:hAnsi="Helvetica" w:hint="eastAsia"/>
            <w:color w:val="000000" w:themeColor="text1"/>
          </w:rPr>
          <w:t>ly</w:t>
        </w:r>
      </w:ins>
      <w:ins w:id="377" w:author="." w:date="2022-01-15T07:37:00Z">
        <w:r w:rsidR="0054682D">
          <w:rPr>
            <w:rFonts w:ascii="Helvetica" w:eastAsiaTheme="minorEastAsia" w:hAnsi="Helvetica" w:hint="eastAsia"/>
            <w:color w:val="000000" w:themeColor="text1"/>
          </w:rPr>
          <w:t xml:space="preserve"> stable demand for new </w:t>
        </w:r>
        <w:proofErr w:type="spellStart"/>
        <w:r w:rsidR="0054682D">
          <w:rPr>
            <w:rFonts w:ascii="Helvetica" w:eastAsiaTheme="minorEastAsia" w:hAnsi="Helvetica" w:hint="eastAsia"/>
            <w:color w:val="000000" w:themeColor="text1"/>
          </w:rPr>
          <w:t>falculty</w:t>
        </w:r>
      </w:ins>
      <w:proofErr w:type="spellEnd"/>
      <w:ins w:id="378" w:author="." w:date="2022-01-15T07:38:00Z">
        <w:r w:rsidR="0054682D">
          <w:rPr>
            <w:rFonts w:ascii="Helvetica" w:eastAsiaTheme="minorEastAsia" w:hAnsi="Helvetica" w:hint="eastAsia"/>
            <w:color w:val="000000" w:themeColor="text1"/>
          </w:rPr>
          <w:t xml:space="preserve"> members</w:t>
        </w:r>
      </w:ins>
      <w:ins w:id="379" w:author="." w:date="2022-01-15T07:37:00Z">
        <w:r w:rsidR="0054682D">
          <w:rPr>
            <w:rFonts w:ascii="Helvetica" w:eastAsiaTheme="minorEastAsia" w:hAnsi="Helvetica" w:hint="eastAsia"/>
            <w:color w:val="000000" w:themeColor="text1"/>
          </w:rPr>
          <w:t>.</w:t>
        </w:r>
      </w:ins>
      <w:r>
        <w:rPr>
          <w:rFonts w:ascii="Helvetica" w:hAnsi="Helvetica"/>
          <w:color w:val="000000" w:themeColor="text1"/>
        </w:rPr>
        <w:t xml:space="preserve"> increasing research outputs worldwide, international collaboration, etc; benefits of having high-quality candidates…but few empirical test</w:t>
      </w:r>
    </w:p>
    <w:p w:rsidR="005D18C1" w:rsidRDefault="006C4A5E">
      <w:pPr>
        <w:pStyle w:val="af1"/>
        <w:numPr>
          <w:ilvl w:val="0"/>
          <w:numId w:val="8"/>
        </w:numPr>
        <w:rPr>
          <w:rFonts w:ascii="Helvetica" w:hAnsi="Helvetica"/>
          <w:color w:val="000000" w:themeColor="text1"/>
        </w:rPr>
      </w:pPr>
      <w:r>
        <w:rPr>
          <w:rFonts w:ascii="Helvetica" w:hAnsi="Helvetica"/>
          <w:color w:val="000000" w:themeColor="text1"/>
        </w:rPr>
        <w:t xml:space="preserve">Rationale for the focus of the </w:t>
      </w:r>
      <w:commentRangeStart w:id="380"/>
      <w:r>
        <w:rPr>
          <w:rFonts w:ascii="Helvetica" w:hAnsi="Helvetica"/>
          <w:color w:val="000000" w:themeColor="text1"/>
        </w:rPr>
        <w:t>field of ecology and evolutio</w:t>
      </w:r>
      <w:commentRangeEnd w:id="380"/>
      <w:r>
        <w:commentReference w:id="380"/>
      </w:r>
      <w:r>
        <w:rPr>
          <w:rFonts w:ascii="Helvetica" w:hAnsi="Helvetica"/>
          <w:color w:val="000000" w:themeColor="text1"/>
        </w:rPr>
        <w:t xml:space="preserve">n; different fields differ in publication rates, employment opportunities, and forms of collaboration; </w:t>
      </w:r>
      <w:commentRangeStart w:id="381"/>
      <w:r>
        <w:rPr>
          <w:rFonts w:ascii="Helvetica" w:hAnsi="Helvetica"/>
          <w:color w:val="000000" w:themeColor="text1"/>
        </w:rPr>
        <w:t xml:space="preserve">and focus on </w:t>
      </w:r>
      <w:proofErr w:type="gramStart"/>
      <w:r>
        <w:rPr>
          <w:rFonts w:ascii="Helvetica" w:hAnsi="Helvetica"/>
          <w:color w:val="000000" w:themeColor="text1"/>
        </w:rPr>
        <w:t>east</w:t>
      </w:r>
      <w:proofErr w:type="gramEnd"/>
      <w:r>
        <w:rPr>
          <w:rFonts w:ascii="Helvetica" w:hAnsi="Helvetica"/>
          <w:color w:val="000000" w:themeColor="text1"/>
        </w:rPr>
        <w:t xml:space="preserve"> Asian</w:t>
      </w:r>
      <w:commentRangeEnd w:id="381"/>
      <w:r>
        <w:rPr>
          <w:rStyle w:val="a5"/>
          <w:rFonts w:ascii="Helvetica" w:hAnsi="Helvetica"/>
          <w:color w:val="000000" w:themeColor="text1"/>
          <w:sz w:val="24"/>
          <w:szCs w:val="24"/>
        </w:rPr>
        <w:commentReference w:id="381"/>
      </w:r>
      <w:r>
        <w:rPr>
          <w:rFonts w:ascii="Helvetica" w:hAnsi="Helvetica"/>
          <w:color w:val="000000" w:themeColor="text1"/>
        </w:rPr>
        <w:t>, Taiwan, for example.</w:t>
      </w:r>
    </w:p>
    <w:p w:rsidR="005D18C1" w:rsidRDefault="006C4A5E">
      <w:pPr>
        <w:pStyle w:val="af1"/>
        <w:numPr>
          <w:ilvl w:val="0"/>
          <w:numId w:val="8"/>
        </w:numPr>
        <w:rPr>
          <w:rFonts w:ascii="Helvetica" w:hAnsi="Helvetica"/>
          <w:color w:val="000000" w:themeColor="text1"/>
        </w:rPr>
      </w:pPr>
      <w:r>
        <w:rPr>
          <w:rFonts w:ascii="Helvetica" w:hAnsi="Helvetica"/>
          <w:color w:val="000000" w:themeColor="text1"/>
          <w:shd w:val="clear" w:color="auto" w:fill="FCFCFC"/>
        </w:rPr>
        <w:t>Returnees from foreign more prestigious universities are more advantageous, potentially because they are equipped with new knowledge, techniques, attitudes a</w:t>
      </w:r>
      <w:ins w:id="382" w:author="." w:date="2022-01-15T07:25:00Z">
        <w:r w:rsidR="00A55371">
          <w:rPr>
            <w:rFonts w:ascii="Helvetica" w:eastAsiaTheme="minorEastAsia" w:hAnsi="Helvetica" w:hint="eastAsia"/>
            <w:color w:val="000000" w:themeColor="text1"/>
            <w:shd w:val="clear" w:color="auto" w:fill="FCFCFC"/>
          </w:rPr>
          <w:t>c</w:t>
        </w:r>
      </w:ins>
      <w:r>
        <w:rPr>
          <w:rFonts w:ascii="Helvetica" w:hAnsi="Helvetica"/>
          <w:color w:val="000000" w:themeColor="text1"/>
          <w:shd w:val="clear" w:color="auto" w:fill="FCFCFC"/>
        </w:rPr>
        <w:t>quired during international experience. Although a survey of 1447 academics across four conti</w:t>
      </w:r>
      <w:ins w:id="383" w:author="." w:date="2022-01-15T07:27:00Z">
        <w:r w:rsidR="00A55371">
          <w:rPr>
            <w:rFonts w:ascii="Helvetica" w:eastAsiaTheme="minorEastAsia" w:hAnsi="Helvetica" w:hint="eastAsia"/>
            <w:color w:val="000000" w:themeColor="text1"/>
            <w:shd w:val="clear" w:color="auto" w:fill="FCFCFC"/>
          </w:rPr>
          <w:t>n</w:t>
        </w:r>
      </w:ins>
      <w:r>
        <w:rPr>
          <w:rFonts w:ascii="Helvetica" w:hAnsi="Helvetica"/>
          <w:color w:val="000000" w:themeColor="text1"/>
          <w:shd w:val="clear" w:color="auto" w:fill="FCFCFC"/>
        </w:rPr>
        <w:t>ents found no effect of university prest</w:t>
      </w:r>
      <w:ins w:id="384" w:author="." w:date="2022-01-14T07:07:00Z">
        <w:r>
          <w:rPr>
            <w:rFonts w:ascii="Helvetica" w:eastAsiaTheme="minorEastAsia" w:hAnsi="Helvetica" w:hint="eastAsia"/>
            <w:color w:val="000000" w:themeColor="text1"/>
            <w:shd w:val="clear" w:color="auto" w:fill="FCFCFC"/>
          </w:rPr>
          <w:t>i</w:t>
        </w:r>
      </w:ins>
      <w:del w:id="385" w:author="." w:date="2022-01-14T07:07:00Z">
        <w:r>
          <w:rPr>
            <w:rFonts w:ascii="Helvetica" w:hAnsi="Helvetica"/>
            <w:color w:val="000000" w:themeColor="text1"/>
            <w:shd w:val="clear" w:color="auto" w:fill="FCFCFC"/>
          </w:rPr>
          <w:delText>a</w:delText>
        </w:r>
      </w:del>
      <w:proofErr w:type="gramStart"/>
      <w:r>
        <w:rPr>
          <w:rFonts w:ascii="Helvetica" w:hAnsi="Helvetica"/>
          <w:color w:val="000000" w:themeColor="text1"/>
          <w:shd w:val="clear" w:color="auto" w:fill="FCFCFC"/>
        </w:rPr>
        <w:t>ge</w:t>
      </w:r>
      <w:proofErr w:type="gramEnd"/>
      <w:r>
        <w:rPr>
          <w:rFonts w:ascii="Helvetica" w:hAnsi="Helvetica"/>
          <w:color w:val="000000" w:themeColor="text1"/>
          <w:shd w:val="clear" w:color="auto" w:fill="FCFCFC"/>
        </w:rPr>
        <w:t xml:space="preserve"> (</w:t>
      </w:r>
      <w:sdt>
        <w:sdtPr>
          <w:rPr>
            <w:rFonts w:ascii="Helvetica" w:hAnsi="Helvetica"/>
            <w:color w:val="000000"/>
            <w:shd w:val="clear" w:color="auto" w:fill="FCFCFC"/>
          </w:rPr>
          <w:tag w:val="MENDELEY_CITATION_v3_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"/>
          <w:id w:val="-774017987"/>
          <w:placeholder>
            <w:docPart w:val="DefaultPlaceholder_-1854013440"/>
          </w:placeholder>
        </w:sdtPr>
        <w:sdtContent>
          <w:r>
            <w:rPr>
              <w:rFonts w:ascii="Helvetica" w:hAnsi="Helvetica"/>
              <w:color w:val="000000"/>
              <w:shd w:val="clear" w:color="auto" w:fill="FCFCFC"/>
            </w:rPr>
            <w:t>[17]</w:t>
          </w:r>
        </w:sdtContent>
      </w:sdt>
      <w:r>
        <w:rPr>
          <w:rFonts w:ascii="Helvetica" w:hAnsi="Helvetica"/>
          <w:color w:val="000000" w:themeColor="text1"/>
          <w:shd w:val="clear" w:color="auto" w:fill="FCFCFC"/>
        </w:rPr>
        <w:t xml:space="preserve">), it focuses mainly on western countries. Here, </w:t>
      </w:r>
      <w:ins w:id="386" w:author="." w:date="2022-01-15T07:26:00Z">
        <w:r w:rsidR="00A55371">
          <w:rPr>
            <w:rFonts w:ascii="Helvetica" w:eastAsiaTheme="minorEastAsia" w:hAnsi="Helvetica" w:hint="eastAsia"/>
            <w:color w:val="000000" w:themeColor="text1"/>
            <w:shd w:val="clear" w:color="auto" w:fill="FCFCFC"/>
          </w:rPr>
          <w:t xml:space="preserve">we show that </w:t>
        </w:r>
        <w:r w:rsidR="00721FA9">
          <w:rPr>
            <w:rFonts w:ascii="Helvetica" w:eastAsiaTheme="minorEastAsia" w:hAnsi="Helvetica" w:hint="eastAsia"/>
            <w:color w:val="000000" w:themeColor="text1"/>
            <w:shd w:val="clear" w:color="auto" w:fill="FCFCFC"/>
          </w:rPr>
          <w:t>obtaining</w:t>
        </w:r>
        <w:r w:rsidR="00A55371">
          <w:rPr>
            <w:rFonts w:ascii="Helvetica" w:eastAsiaTheme="minorEastAsia" w:hAnsi="Helvetica" w:hint="eastAsia"/>
            <w:color w:val="000000" w:themeColor="text1"/>
            <w:shd w:val="clear" w:color="auto" w:fill="FCFCFC"/>
          </w:rPr>
          <w:t xml:space="preserve"> PhD degree</w:t>
        </w:r>
      </w:ins>
      <w:ins w:id="387" w:author="." w:date="2022-01-15T07:30:00Z">
        <w:r w:rsidR="00721FA9">
          <w:rPr>
            <w:rFonts w:ascii="Helvetica" w:eastAsiaTheme="minorEastAsia" w:hAnsi="Helvetica" w:hint="eastAsia"/>
            <w:color w:val="000000" w:themeColor="text1"/>
            <w:shd w:val="clear" w:color="auto" w:fill="FCFCFC"/>
          </w:rPr>
          <w:t>s</w:t>
        </w:r>
      </w:ins>
      <w:ins w:id="388" w:author="." w:date="2022-01-15T07:26:00Z">
        <w:r w:rsidR="00A55371">
          <w:rPr>
            <w:rFonts w:ascii="Helvetica" w:eastAsiaTheme="minorEastAsia" w:hAnsi="Helvetica" w:hint="eastAsia"/>
            <w:color w:val="000000" w:themeColor="text1"/>
            <w:shd w:val="clear" w:color="auto" w:fill="FCFCFC"/>
          </w:rPr>
          <w:t xml:space="preserve"> from foreign </w:t>
        </w:r>
        <w:r w:rsidR="00A55371" w:rsidRPr="00A55371">
          <w:rPr>
            <w:rFonts w:ascii="Helvetica" w:eastAsiaTheme="minorEastAsia" w:hAnsi="Helvetica"/>
            <w:color w:val="000000" w:themeColor="text1"/>
            <w:shd w:val="clear" w:color="auto" w:fill="FCFCFC"/>
          </w:rPr>
          <w:t>universit</w:t>
        </w:r>
      </w:ins>
      <w:ins w:id="389" w:author="." w:date="2022-01-15T07:30:00Z">
        <w:r w:rsidR="00A55371">
          <w:rPr>
            <w:rFonts w:ascii="Helvetica" w:eastAsiaTheme="minorEastAsia" w:hAnsi="Helvetica" w:hint="eastAsia"/>
            <w:color w:val="000000" w:themeColor="text1"/>
            <w:shd w:val="clear" w:color="auto" w:fill="FCFCFC"/>
          </w:rPr>
          <w:t>ies</w:t>
        </w:r>
      </w:ins>
      <w:ins w:id="390" w:author="." w:date="2022-01-15T07:26:00Z">
        <w:r w:rsidR="00A55371">
          <w:rPr>
            <w:rFonts w:ascii="Helvetica" w:eastAsiaTheme="minorEastAsia" w:hAnsi="Helvetica" w:hint="eastAsia"/>
            <w:color w:val="000000" w:themeColor="text1"/>
            <w:shd w:val="clear" w:color="auto" w:fill="FCFCFC"/>
          </w:rPr>
          <w:t xml:space="preserve"> do</w:t>
        </w:r>
      </w:ins>
      <w:ins w:id="391" w:author="." w:date="2022-01-15T07:30:00Z">
        <w:r w:rsidR="00A55371">
          <w:rPr>
            <w:rFonts w:ascii="Helvetica" w:eastAsiaTheme="minorEastAsia" w:hAnsi="Helvetica" w:hint="eastAsia"/>
            <w:color w:val="000000" w:themeColor="text1"/>
            <w:shd w:val="clear" w:color="auto" w:fill="FCFCFC"/>
          </w:rPr>
          <w:t>es</w:t>
        </w:r>
      </w:ins>
      <w:ins w:id="392" w:author="." w:date="2022-01-15T07:26:00Z">
        <w:r w:rsidR="00A55371">
          <w:rPr>
            <w:rFonts w:ascii="Helvetica" w:eastAsiaTheme="minorEastAsia" w:hAnsi="Helvetica" w:hint="eastAsia"/>
            <w:color w:val="000000" w:themeColor="text1"/>
            <w:shd w:val="clear" w:color="auto" w:fill="FCFCFC"/>
          </w:rPr>
          <w:t xml:space="preserve"> </w:t>
        </w:r>
      </w:ins>
      <w:ins w:id="393" w:author="." w:date="2022-01-15T07:28:00Z">
        <w:r w:rsidR="00A55371">
          <w:rPr>
            <w:rFonts w:ascii="Helvetica" w:eastAsiaTheme="minorEastAsia" w:hAnsi="Helvetica" w:hint="eastAsia"/>
            <w:color w:val="000000" w:themeColor="text1"/>
            <w:shd w:val="clear" w:color="auto" w:fill="FCFCFC"/>
          </w:rPr>
          <w:t>provide an edge</w:t>
        </w:r>
      </w:ins>
      <w:ins w:id="394" w:author="." w:date="2022-01-15T07:30:00Z">
        <w:r w:rsidR="00A55371">
          <w:rPr>
            <w:rFonts w:ascii="Helvetica" w:eastAsiaTheme="minorEastAsia" w:hAnsi="Helvetica" w:hint="eastAsia"/>
            <w:color w:val="000000" w:themeColor="text1"/>
            <w:shd w:val="clear" w:color="auto" w:fill="FCFCFC"/>
          </w:rPr>
          <w:t xml:space="preserve"> for the PI</w:t>
        </w:r>
        <w:r w:rsidR="00721FA9">
          <w:rPr>
            <w:rFonts w:ascii="Helvetica" w:eastAsiaTheme="minorEastAsia" w:hAnsi="Helvetica" w:hint="eastAsia"/>
            <w:color w:val="000000" w:themeColor="text1"/>
            <w:shd w:val="clear" w:color="auto" w:fill="FCFCFC"/>
          </w:rPr>
          <w:t>s</w:t>
        </w:r>
      </w:ins>
      <w:ins w:id="395" w:author="." w:date="2022-01-15T07:28:00Z">
        <w:r w:rsidR="00A55371">
          <w:rPr>
            <w:rFonts w:ascii="Helvetica" w:eastAsiaTheme="minorEastAsia" w:hAnsi="Helvetica" w:hint="eastAsia"/>
            <w:color w:val="000000" w:themeColor="text1"/>
            <w:shd w:val="clear" w:color="auto" w:fill="FCFCFC"/>
          </w:rPr>
          <w:t xml:space="preserve"> in terms of academic performance</w:t>
        </w:r>
      </w:ins>
      <w:ins w:id="396" w:author="." w:date="2022-01-15T07:26:00Z">
        <w:r w:rsidR="00A55371">
          <w:rPr>
            <w:rFonts w:ascii="Helvetica" w:eastAsiaTheme="minorEastAsia" w:hAnsi="Helvetica" w:hint="eastAsia"/>
            <w:color w:val="000000" w:themeColor="text1"/>
            <w:shd w:val="clear" w:color="auto" w:fill="FCFCFC"/>
          </w:rPr>
          <w:t xml:space="preserve">, yet </w:t>
        </w:r>
      </w:ins>
      <w:ins w:id="397" w:author="." w:date="2022-01-15T07:28:00Z">
        <w:r w:rsidR="00A55371">
          <w:rPr>
            <w:rFonts w:ascii="Helvetica" w:eastAsiaTheme="minorEastAsia" w:hAnsi="Helvetica" w:hint="eastAsia"/>
            <w:color w:val="000000" w:themeColor="text1"/>
            <w:shd w:val="clear" w:color="auto" w:fill="FCFCFC"/>
          </w:rPr>
          <w:t xml:space="preserve">overall </w:t>
        </w:r>
      </w:ins>
      <w:ins w:id="398" w:author="." w:date="2022-01-15T07:26:00Z">
        <w:r w:rsidR="00A55371">
          <w:rPr>
            <w:rFonts w:ascii="Helvetica" w:eastAsiaTheme="minorEastAsia" w:hAnsi="Helvetica" w:hint="eastAsia"/>
            <w:color w:val="000000" w:themeColor="text1"/>
            <w:shd w:val="clear" w:color="auto" w:fill="FCFCFC"/>
          </w:rPr>
          <w:t xml:space="preserve">such </w:t>
        </w:r>
      </w:ins>
      <w:ins w:id="399" w:author="." w:date="2022-01-15T07:28:00Z">
        <w:r w:rsidR="00A55371">
          <w:rPr>
            <w:rFonts w:ascii="Helvetica" w:eastAsiaTheme="minorEastAsia" w:hAnsi="Helvetica" w:hint="eastAsia"/>
            <w:color w:val="000000" w:themeColor="text1"/>
            <w:shd w:val="clear" w:color="auto" w:fill="FCFCFC"/>
          </w:rPr>
          <w:t xml:space="preserve">an </w:t>
        </w:r>
      </w:ins>
      <w:ins w:id="400" w:author="." w:date="2022-01-15T07:26:00Z">
        <w:r w:rsidR="00A55371">
          <w:rPr>
            <w:rFonts w:ascii="Helvetica" w:eastAsiaTheme="minorEastAsia" w:hAnsi="Helvetica" w:hint="eastAsia"/>
            <w:color w:val="000000" w:themeColor="text1"/>
            <w:shd w:val="clear" w:color="auto" w:fill="FCFCFC"/>
          </w:rPr>
          <w:t>advantage</w:t>
        </w:r>
      </w:ins>
      <w:ins w:id="401" w:author="." w:date="2022-01-15T07:29:00Z">
        <w:r w:rsidR="00A55371">
          <w:rPr>
            <w:rFonts w:ascii="Helvetica" w:eastAsiaTheme="minorEastAsia" w:hAnsi="Helvetica" w:hint="eastAsia"/>
            <w:color w:val="000000" w:themeColor="text1"/>
            <w:shd w:val="clear" w:color="auto" w:fill="FCFCFC"/>
          </w:rPr>
          <w:t xml:space="preserve"> </w:t>
        </w:r>
      </w:ins>
      <w:ins w:id="402" w:author="." w:date="2022-01-15T07:30:00Z">
        <w:r w:rsidR="00721FA9">
          <w:rPr>
            <w:rFonts w:ascii="Helvetica" w:eastAsiaTheme="minorEastAsia" w:hAnsi="Helvetica" w:hint="eastAsia"/>
            <w:color w:val="000000" w:themeColor="text1"/>
            <w:shd w:val="clear" w:color="auto" w:fill="FCFCFC"/>
          </w:rPr>
          <w:t>is</w:t>
        </w:r>
      </w:ins>
      <w:ins w:id="403" w:author="." w:date="2022-01-15T07:29:00Z">
        <w:r w:rsidR="00721FA9">
          <w:rPr>
            <w:rFonts w:ascii="Helvetica" w:eastAsiaTheme="minorEastAsia" w:hAnsi="Helvetica" w:hint="eastAsia"/>
            <w:color w:val="000000" w:themeColor="text1"/>
            <w:shd w:val="clear" w:color="auto" w:fill="FCFCFC"/>
          </w:rPr>
          <w:t xml:space="preserve"> not a determin</w:t>
        </w:r>
      </w:ins>
      <w:ins w:id="404" w:author="." w:date="2022-01-15T07:32:00Z">
        <w:r w:rsidR="00721FA9">
          <w:rPr>
            <w:rFonts w:ascii="Helvetica" w:eastAsiaTheme="minorEastAsia" w:hAnsi="Helvetica" w:hint="eastAsia"/>
            <w:color w:val="000000" w:themeColor="text1"/>
            <w:shd w:val="clear" w:color="auto" w:fill="FCFCFC"/>
          </w:rPr>
          <w:t>ing</w:t>
        </w:r>
      </w:ins>
      <w:ins w:id="405" w:author="." w:date="2022-01-15T07:29:00Z">
        <w:r w:rsidR="00A55371">
          <w:rPr>
            <w:rFonts w:ascii="Helvetica" w:eastAsiaTheme="minorEastAsia" w:hAnsi="Helvetica" w:hint="eastAsia"/>
            <w:color w:val="000000" w:themeColor="text1"/>
            <w:shd w:val="clear" w:color="auto" w:fill="FCFCFC"/>
          </w:rPr>
          <w:t xml:space="preserve"> factor for academic carr</w:t>
        </w:r>
      </w:ins>
      <w:ins w:id="406" w:author="." w:date="2022-01-15T07:30:00Z">
        <w:r w:rsidR="00A55371">
          <w:rPr>
            <w:rFonts w:ascii="Helvetica" w:eastAsiaTheme="minorEastAsia" w:hAnsi="Helvetica" w:hint="eastAsia"/>
            <w:color w:val="000000" w:themeColor="text1"/>
            <w:shd w:val="clear" w:color="auto" w:fill="FCFCFC"/>
          </w:rPr>
          <w:t>i</w:t>
        </w:r>
      </w:ins>
      <w:ins w:id="407" w:author="." w:date="2022-01-15T07:29:00Z">
        <w:r w:rsidR="00A55371">
          <w:rPr>
            <w:rFonts w:ascii="Helvetica" w:eastAsiaTheme="minorEastAsia" w:hAnsi="Helvetica" w:hint="eastAsia"/>
            <w:color w:val="000000" w:themeColor="text1"/>
            <w:shd w:val="clear" w:color="auto" w:fill="FCFCFC"/>
          </w:rPr>
          <w:t>er success.</w:t>
        </w:r>
      </w:ins>
    </w:p>
    <w:p w:rsidR="005D18C1" w:rsidRDefault="006C4A5E">
      <w:pPr>
        <w:pStyle w:val="af1"/>
        <w:numPr>
          <w:ilvl w:val="0"/>
          <w:numId w:val="8"/>
        </w:numPr>
        <w:rPr>
          <w:rFonts w:ascii="Helvetica" w:hAnsi="Helvetica"/>
          <w:color w:val="000000" w:themeColor="text1"/>
        </w:rPr>
      </w:pPr>
      <w:r>
        <w:rPr>
          <w:rFonts w:ascii="Helvetica" w:hAnsi="Helvetica"/>
          <w:color w:val="000000" w:themeColor="text1"/>
        </w:rPr>
        <w:t xml:space="preserve">Returnees might have build collaboration network internationally, and so facilitate research publication </w:t>
      </w:r>
      <w:sdt>
        <w:sdtPr>
          <w:rPr>
            <w:rFonts w:ascii="Helvetica" w:hAnsi="Helvetica"/>
            <w:color w:val="000000"/>
          </w:rPr>
          <w:tag w:val="MENDELEY_CITATION_v3_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"/>
          <w:id w:val="-1126080267"/>
          <w:placeholder>
            <w:docPart w:val="DefaultPlaceholder_-1854013440"/>
          </w:placeholder>
        </w:sdtPr>
        <w:sdtContent>
          <w:r>
            <w:rPr>
              <w:rFonts w:ascii="Helvetica" w:hAnsi="Helvetica"/>
              <w:color w:val="000000"/>
            </w:rPr>
            <w:t>[18]</w:t>
          </w:r>
        </w:sdtContent>
      </w:sdt>
      <w:r>
        <w:rPr>
          <w:rFonts w:ascii="Helvetica" w:hAnsi="Helvetica"/>
          <w:color w:val="000000" w:themeColor="text1"/>
        </w:rPr>
        <w:t xml:space="preserve">, especially in biological sciences which has evolved to require more international collaboration </w:t>
      </w:r>
      <w:sdt>
        <w:sdtPr>
          <w:rPr>
            <w:rFonts w:ascii="Helvetica" w:hAnsi="Helvetica"/>
            <w:color w:val="000000"/>
          </w:rPr>
          <w:tag w:val="MENDELEY_CITATION_v3_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"/>
          <w:id w:val="1471935615"/>
          <w:placeholder>
            <w:docPart w:val="DefaultPlaceholder_-1854013440"/>
          </w:placeholder>
        </w:sdtPr>
        <w:sdtContent>
          <w:r>
            <w:rPr>
              <w:rFonts w:ascii="Helvetica" w:hAnsi="Helvetica"/>
              <w:color w:val="000000"/>
            </w:rPr>
            <w:t>[19]</w:t>
          </w:r>
        </w:sdtContent>
      </w:sdt>
      <w:r>
        <w:rPr>
          <w:rFonts w:ascii="Helvetica" w:hAnsi="Helvetica"/>
          <w:color w:val="000000" w:themeColor="text1"/>
        </w:rPr>
        <w:t xml:space="preserve">. </w:t>
      </w:r>
    </w:p>
    <w:p w:rsidR="005D18C1" w:rsidRDefault="006C4A5E">
      <w:pPr>
        <w:pStyle w:val="af1"/>
        <w:numPr>
          <w:ilvl w:val="0"/>
          <w:numId w:val="8"/>
        </w:numPr>
        <w:rPr>
          <w:rFonts w:ascii="Helvetica" w:hAnsi="Helvetica"/>
          <w:color w:val="000000" w:themeColor="text1"/>
        </w:rPr>
      </w:pPr>
      <w:r>
        <w:rPr>
          <w:rFonts w:ascii="Helvetica" w:hAnsi="Helvetica"/>
          <w:color w:val="000000" w:themeColor="text1"/>
          <w:shd w:val="clear" w:color="auto" w:fill="FCFCFC"/>
        </w:rPr>
        <w:t>“Moreover, studies have been conducted to examine the adaptation experiences of overseas returnees and how these experiences may impact on their academic career development (Jiang et al., </w:t>
      </w:r>
      <w:hyperlink r:id="rId13" w:anchor="ref-CR24" w:tooltip="Jiang, J., Mok, K. H., &amp; Shen, W. (2020). Riding over the national and global disequilibria: international learning and academic career development of Chinese Ph. D. returnees. Higher Education Policy, 33, 531–554" w:history="1">
        <w:r>
          <w:rPr>
            <w:rStyle w:val="af0"/>
            <w:rFonts w:ascii="Helvetica" w:hAnsi="Helvetica"/>
            <w:color w:val="000000" w:themeColor="text1"/>
            <w:shd w:val="clear" w:color="auto" w:fill="FCFCFC"/>
          </w:rPr>
          <w:t>2020</w:t>
        </w:r>
      </w:hyperlink>
      <w:r>
        <w:rPr>
          <w:rFonts w:ascii="Helvetica" w:hAnsi="Helvetica"/>
          <w:color w:val="000000" w:themeColor="text1"/>
          <w:shd w:val="clear" w:color="auto" w:fill="FCFCFC"/>
        </w:rPr>
        <w:t>; Li et al., </w:t>
      </w:r>
      <w:hyperlink r:id="rId14" w:anchor="ref-CR28" w:tooltip="Li, F., Miao, Y., &amp; Yang, C. (2015). How do alumni faculty behave in research collaboration? An analysis of Chang Jiang Scholars in China. Research Policy, 44(2), 438–450" w:history="1">
        <w:r>
          <w:rPr>
            <w:rStyle w:val="af0"/>
            <w:rFonts w:ascii="Helvetica" w:hAnsi="Helvetica"/>
            <w:color w:val="000000" w:themeColor="text1"/>
            <w:shd w:val="clear" w:color="auto" w:fill="FCFCFC"/>
          </w:rPr>
          <w:t>2015</w:t>
        </w:r>
      </w:hyperlink>
      <w:r>
        <w:rPr>
          <w:rFonts w:ascii="Helvetica" w:hAnsi="Helvetica"/>
          <w:color w:val="000000" w:themeColor="text1"/>
          <w:shd w:val="clear" w:color="auto" w:fill="FCFCFC"/>
        </w:rPr>
        <w:t>; Li et al., </w:t>
      </w:r>
      <w:hyperlink r:id="rId15" w:anchor="ref-CR27" w:tooltip="Li, F., Ding, J., &amp; Shen, W. (2019). Back on track: Factors influencing Chinese returnee scholar performance in the reintegration process. Science and Public Policy, 46(2), 184–197" w:history="1">
        <w:r>
          <w:rPr>
            <w:rStyle w:val="af0"/>
            <w:rFonts w:ascii="Helvetica" w:hAnsi="Helvetica"/>
            <w:color w:val="000000" w:themeColor="text1"/>
            <w:shd w:val="clear" w:color="auto" w:fill="FCFCFC"/>
          </w:rPr>
          <w:t>2019</w:t>
        </w:r>
      </w:hyperlink>
      <w:r>
        <w:rPr>
          <w:rFonts w:ascii="Helvetica" w:hAnsi="Helvetica"/>
          <w:color w:val="000000" w:themeColor="text1"/>
          <w:shd w:val="clear" w:color="auto" w:fill="FCFCFC"/>
        </w:rPr>
        <w:t xml:space="preserve">; Li &amp; </w:t>
      </w:r>
      <w:proofErr w:type="spellStart"/>
      <w:r>
        <w:rPr>
          <w:rFonts w:ascii="Helvetica" w:hAnsi="Helvetica"/>
          <w:color w:val="000000" w:themeColor="text1"/>
          <w:shd w:val="clear" w:color="auto" w:fill="FCFCFC"/>
        </w:rPr>
        <w:t>Xue</w:t>
      </w:r>
      <w:proofErr w:type="spellEnd"/>
      <w:r>
        <w:rPr>
          <w:rFonts w:ascii="Helvetica" w:hAnsi="Helvetica"/>
          <w:color w:val="000000" w:themeColor="text1"/>
          <w:shd w:val="clear" w:color="auto" w:fill="FCFCFC"/>
        </w:rPr>
        <w:t> </w:t>
      </w:r>
      <w:hyperlink r:id="rId16" w:anchor="ref-CR29" w:tooltip="Li, J., &amp; Xue, E. (2021). Returnee faculty responses to internationalising " w:history="1">
        <w:r>
          <w:rPr>
            <w:rStyle w:val="af0"/>
            <w:rFonts w:ascii="Helvetica" w:hAnsi="Helvetica"/>
            <w:color w:val="000000" w:themeColor="text1"/>
            <w:shd w:val="clear" w:color="auto" w:fill="FCFCFC"/>
          </w:rPr>
          <w:t>2021</w:t>
        </w:r>
      </w:hyperlink>
      <w:r>
        <w:rPr>
          <w:rFonts w:ascii="Helvetica" w:hAnsi="Helvetica"/>
          <w:color w:val="000000" w:themeColor="text1"/>
          <w:shd w:val="clear" w:color="auto" w:fill="FCFCFC"/>
        </w:rPr>
        <w:t>).”</w:t>
      </w:r>
    </w:p>
    <w:p w:rsidR="005D18C1" w:rsidRDefault="006C4A5E">
      <w:pPr>
        <w:pStyle w:val="af1"/>
        <w:numPr>
          <w:ilvl w:val="0"/>
          <w:numId w:val="8"/>
        </w:numPr>
        <w:rPr>
          <w:rFonts w:ascii="Helvetica" w:hAnsi="Helvetica"/>
          <w:color w:val="000000" w:themeColor="text1"/>
        </w:rPr>
      </w:pPr>
      <w:r>
        <w:rPr>
          <w:rFonts w:ascii="Helvetica" w:hAnsi="Helvetica"/>
          <w:color w:val="000000" w:themeColor="text1"/>
        </w:rPr>
        <w:t>Our findings highlight a pressing need to reassess the recruitment polices of tenure-track positions in academia, and from the perspective of job applicants, what recruiting institutions might be searching for in terms of academic success.</w:t>
      </w:r>
    </w:p>
    <w:p w:rsidR="005D18C1" w:rsidRDefault="005D18C1">
      <w:pPr>
        <w:rPr>
          <w:rFonts w:ascii="Helvetica" w:hAnsi="Helvetica"/>
        </w:rPr>
      </w:pPr>
    </w:p>
    <w:p w:rsidR="005D18C1" w:rsidRDefault="005D18C1">
      <w:pPr>
        <w:rPr>
          <w:rFonts w:ascii="Helvetica" w:hAnsi="Helvetica"/>
        </w:rPr>
      </w:pPr>
    </w:p>
    <w:p w:rsidR="005D18C1" w:rsidRDefault="006C4A5E">
      <w:pPr>
        <w:rPr>
          <w:ins w:id="408" w:author="genchanghsu" w:date="2022-01-15T14:08:00Z"/>
          <w:rFonts w:ascii="Helvetica" w:hAnsi="Helvetica"/>
        </w:rPr>
      </w:pPr>
      <w:r>
        <w:rPr>
          <w:rFonts w:ascii="Helvetica" w:hAnsi="Helvetica"/>
        </w:rPr>
        <w:t>Conclusion:</w:t>
      </w:r>
    </w:p>
    <w:p w:rsidR="005D18C1" w:rsidRDefault="005D18C1">
      <w:pPr>
        <w:rPr>
          <w:ins w:id="409" w:author="genchanghsu" w:date="2022-01-15T14:08:00Z"/>
          <w:rFonts w:ascii="Helvetica" w:hAnsi="Helvetica"/>
        </w:rPr>
      </w:pPr>
    </w:p>
    <w:p w:rsidR="005D18C1" w:rsidRDefault="005D18C1">
      <w:pPr>
        <w:rPr>
          <w:ins w:id="410" w:author="genchanghsu" w:date="2022-01-15T14:08:00Z"/>
          <w:rFonts w:ascii="Helvetica" w:hAnsi="Helvetica"/>
        </w:rPr>
      </w:pPr>
    </w:p>
    <w:p w:rsidR="005D18C1" w:rsidRDefault="005D18C1">
      <w:pPr>
        <w:rPr>
          <w:rFonts w:ascii="Helvetica" w:hAnsi="Helvetica"/>
        </w:rPr>
      </w:pPr>
    </w:p>
    <w:p w:rsidR="005D18C1" w:rsidRDefault="005D18C1">
      <w:pPr>
        <w:rPr>
          <w:rFonts w:ascii="Helvetica" w:hAnsi="Helvetica"/>
        </w:rPr>
      </w:pPr>
    </w:p>
    <w:p w:rsidR="005D18C1" w:rsidRDefault="006C4A5E">
      <w:pPr>
        <w:rPr>
          <w:rFonts w:ascii="Helvetica" w:hAnsi="Helvetica"/>
        </w:rPr>
      </w:pPr>
      <w:r>
        <w:rPr>
          <w:rFonts w:ascii="Helvetica" w:hAnsi="Helvetica"/>
        </w:rPr>
        <w:t>Acknowledgement:</w:t>
      </w:r>
    </w:p>
    <w:p w:rsidR="005D18C1" w:rsidRDefault="005D18C1">
      <w:pPr>
        <w:rPr>
          <w:rFonts w:ascii="Helvetica" w:hAnsi="Helvetica"/>
        </w:rPr>
      </w:pPr>
    </w:p>
    <w:p w:rsidR="005D18C1" w:rsidRDefault="006C4A5E">
      <w:pPr>
        <w:rPr>
          <w:rFonts w:ascii="Helvetica" w:hAnsi="Helvetica"/>
        </w:rPr>
      </w:pPr>
      <w:r>
        <w:rPr>
          <w:rFonts w:ascii="Helvetica" w:hAnsi="Helvetica"/>
        </w:rPr>
        <w:t>References:</w:t>
      </w:r>
    </w:p>
    <w:sdt>
      <w:sdtPr>
        <w:rPr>
          <w:rFonts w:ascii="Helvetica" w:hAnsi="Helvetica"/>
        </w:rPr>
        <w:tag w:val="MENDELEY_BIBLIOGRAPHY"/>
        <w:id w:val="1821928991"/>
        <w:placeholder>
          <w:docPart w:val="DefaultPlaceholder_-1854013440"/>
        </w:placeholder>
      </w:sdtPr>
      <w:sdtContent>
        <w:p w:rsidR="005D18C1" w:rsidRDefault="006C4A5E">
          <w:pPr>
            <w:autoSpaceDE w:val="0"/>
            <w:autoSpaceDN w:val="0"/>
            <w:ind w:hanging="640"/>
          </w:pPr>
          <w:r>
            <w:t>1.</w:t>
          </w:r>
          <w:r>
            <w:tab/>
          </w:r>
          <w:proofErr w:type="spellStart"/>
          <w:r>
            <w:t>Cyranoski</w:t>
          </w:r>
          <w:proofErr w:type="spellEnd"/>
          <w:r>
            <w:t xml:space="preserve"> D, Gilbert N, Ledford H, </w:t>
          </w:r>
          <w:proofErr w:type="spellStart"/>
          <w:r>
            <w:t>Nayar</w:t>
          </w:r>
          <w:proofErr w:type="spellEnd"/>
          <w:r>
            <w:t xml:space="preserve"> A, </w:t>
          </w:r>
          <w:proofErr w:type="spellStart"/>
          <w:r>
            <w:t>Yahia</w:t>
          </w:r>
          <w:proofErr w:type="spellEnd"/>
          <w:r>
            <w:t xml:space="preserve"> M. 2011 Education: The PhD factory. </w:t>
          </w:r>
          <w:r>
            <w:rPr>
              <w:i/>
              <w:iCs/>
            </w:rPr>
            <w:t>Nature</w:t>
          </w:r>
          <w:r>
            <w:t xml:space="preserve"> </w:t>
          </w:r>
          <w:r>
            <w:rPr>
              <w:b/>
              <w:bCs/>
            </w:rPr>
            <w:t>472</w:t>
          </w:r>
          <w:r>
            <w:t>, 276–279. (</w:t>
          </w:r>
          <w:proofErr w:type="gramStart"/>
          <w:r>
            <w:t>doi:</w:t>
          </w:r>
          <w:proofErr w:type="gramEnd"/>
          <w:r>
            <w:t>10.1038/472276A)</w:t>
          </w:r>
        </w:p>
        <w:p w:rsidR="005D18C1" w:rsidRDefault="006C4A5E">
          <w:pPr>
            <w:autoSpaceDE w:val="0"/>
            <w:autoSpaceDN w:val="0"/>
            <w:ind w:hanging="640"/>
          </w:pPr>
          <w:r>
            <w:t>2.</w:t>
          </w:r>
          <w:r>
            <w:tab/>
          </w:r>
          <w:proofErr w:type="spellStart"/>
          <w:r>
            <w:t>Ghaffarzadegan</w:t>
          </w:r>
          <w:proofErr w:type="spellEnd"/>
          <w:r>
            <w:t xml:space="preserve"> N, Hawley J, Larson R, </w:t>
          </w:r>
          <w:proofErr w:type="spellStart"/>
          <w:r>
            <w:t>Xue</w:t>
          </w:r>
          <w:proofErr w:type="spellEnd"/>
          <w:r>
            <w:t xml:space="preserve"> Y. 2015 </w:t>
          </w:r>
          <w:proofErr w:type="gramStart"/>
          <w:r>
            <w:t>A</w:t>
          </w:r>
          <w:proofErr w:type="gramEnd"/>
          <w:r>
            <w:t xml:space="preserve"> Note on PhD Population Growth in Biomedical Sciences. </w:t>
          </w:r>
          <w:r>
            <w:rPr>
              <w:i/>
              <w:iCs/>
            </w:rPr>
            <w:t>Systems Research and Behavioral Science</w:t>
          </w:r>
          <w:r>
            <w:t xml:space="preserve"> </w:t>
          </w:r>
          <w:r>
            <w:rPr>
              <w:b/>
              <w:bCs/>
            </w:rPr>
            <w:t>32</w:t>
          </w:r>
          <w:r>
            <w:t>, 402–405. (doi:10.1002/SRES.2324/EPDF)</w:t>
          </w:r>
        </w:p>
        <w:p w:rsidR="005D18C1" w:rsidRDefault="006C4A5E">
          <w:pPr>
            <w:autoSpaceDE w:val="0"/>
            <w:autoSpaceDN w:val="0"/>
            <w:ind w:hanging="640"/>
          </w:pPr>
          <w:r>
            <w:t>3.</w:t>
          </w:r>
          <w:r>
            <w:tab/>
          </w:r>
          <w:proofErr w:type="spellStart"/>
          <w:r>
            <w:t>Xue</w:t>
          </w:r>
          <w:proofErr w:type="spellEnd"/>
          <w:r>
            <w:t xml:space="preserve"> Y, Larson RC. 2015 STEM crisis or STEM surplus? Yes and yes. </w:t>
          </w:r>
          <w:r>
            <w:rPr>
              <w:i/>
              <w:iCs/>
            </w:rPr>
            <w:t>Monthly labor review</w:t>
          </w:r>
          <w:r>
            <w:t xml:space="preserve"> </w:t>
          </w:r>
          <w:r>
            <w:rPr>
              <w:b/>
              <w:bCs/>
            </w:rPr>
            <w:t>2015</w:t>
          </w:r>
          <w:r>
            <w:t>. (doi:10.21916/MLR.2015.14)</w:t>
          </w:r>
        </w:p>
        <w:p w:rsidR="005D18C1" w:rsidRDefault="006C4A5E">
          <w:pPr>
            <w:autoSpaceDE w:val="0"/>
            <w:autoSpaceDN w:val="0"/>
            <w:ind w:hanging="640"/>
          </w:pPr>
          <w:r>
            <w:t>4.</w:t>
          </w:r>
          <w:r>
            <w:tab/>
          </w:r>
          <w:proofErr w:type="spellStart"/>
          <w:r>
            <w:t>Schillebeeckx</w:t>
          </w:r>
          <w:proofErr w:type="spellEnd"/>
          <w:r>
            <w:t xml:space="preserve"> M, </w:t>
          </w:r>
          <w:proofErr w:type="spellStart"/>
          <w:r>
            <w:t>Maricque</w:t>
          </w:r>
          <w:proofErr w:type="spellEnd"/>
          <w:r>
            <w:t xml:space="preserve"> B, Lewis C. 2013 </w:t>
          </w:r>
          <w:proofErr w:type="gramStart"/>
          <w:r>
            <w:t>The</w:t>
          </w:r>
          <w:proofErr w:type="gramEnd"/>
          <w:r>
            <w:t xml:space="preserve"> missing piece to changing the university culture. </w:t>
          </w:r>
          <w:r>
            <w:rPr>
              <w:i/>
              <w:iCs/>
            </w:rPr>
            <w:t>Nature Biotechnology 2013 31:10</w:t>
          </w:r>
          <w:r>
            <w:t xml:space="preserve"> </w:t>
          </w:r>
          <w:r>
            <w:rPr>
              <w:b/>
              <w:bCs/>
            </w:rPr>
            <w:t>31</w:t>
          </w:r>
          <w:r>
            <w:t>, 938–941. (doi:10.1038/nbt.2706)</w:t>
          </w:r>
        </w:p>
        <w:p w:rsidR="005D18C1" w:rsidRDefault="006C4A5E">
          <w:pPr>
            <w:autoSpaceDE w:val="0"/>
            <w:autoSpaceDN w:val="0"/>
            <w:ind w:hanging="640"/>
          </w:pPr>
          <w:r>
            <w:t>5.</w:t>
          </w:r>
          <w:r>
            <w:tab/>
            <w:t xml:space="preserve">Larson RC, </w:t>
          </w:r>
          <w:proofErr w:type="spellStart"/>
          <w:r>
            <w:t>Ghaffarzadegan</w:t>
          </w:r>
          <w:proofErr w:type="spellEnd"/>
          <w:r>
            <w:t xml:space="preserve"> N, </w:t>
          </w:r>
          <w:proofErr w:type="spellStart"/>
          <w:r>
            <w:t>Xue</w:t>
          </w:r>
          <w:proofErr w:type="spellEnd"/>
          <w:r>
            <w:t xml:space="preserve"> Y. 2014 </w:t>
          </w:r>
          <w:proofErr w:type="gramStart"/>
          <w:r>
            <w:t>Too</w:t>
          </w:r>
          <w:proofErr w:type="gramEnd"/>
          <w:r>
            <w:t xml:space="preserve"> many PhD graduates or too few academic job openings: The basic reproductive number R0 in academia. </w:t>
          </w:r>
          <w:r>
            <w:rPr>
              <w:i/>
              <w:iCs/>
            </w:rPr>
            <w:t>Systems Research and Behavioral Science</w:t>
          </w:r>
          <w:r>
            <w:t xml:space="preserve"> </w:t>
          </w:r>
          <w:r>
            <w:rPr>
              <w:b/>
              <w:bCs/>
            </w:rPr>
            <w:t>31</w:t>
          </w:r>
          <w:r>
            <w:t>, 745–750. (doi:10.1002/SRES.2210/FULL)</w:t>
          </w:r>
        </w:p>
        <w:p w:rsidR="005D18C1" w:rsidRDefault="006C4A5E">
          <w:pPr>
            <w:autoSpaceDE w:val="0"/>
            <w:autoSpaceDN w:val="0"/>
            <w:ind w:hanging="640"/>
          </w:pPr>
          <w:r>
            <w:t>6.</w:t>
          </w:r>
          <w:r>
            <w:tab/>
          </w:r>
          <w:proofErr w:type="gramStart"/>
          <w:r>
            <w:t>In</w:t>
          </w:r>
          <w:proofErr w:type="gramEnd"/>
          <w:r>
            <w:t xml:space="preserve"> press. </w:t>
          </w:r>
          <w:proofErr w:type="gramStart"/>
          <w:r>
            <w:t>Science and Engineering Indicators | NCSES | NSF.</w:t>
          </w:r>
          <w:proofErr w:type="gramEnd"/>
          <w:r>
            <w:t xml:space="preserve"> See https://www.nsf.gov/statistics/seind/ (accessed on 8 January 2022).</w:t>
          </w:r>
        </w:p>
        <w:p w:rsidR="005D18C1" w:rsidRDefault="006C4A5E">
          <w:pPr>
            <w:autoSpaceDE w:val="0"/>
            <w:autoSpaceDN w:val="0"/>
            <w:ind w:hanging="640"/>
          </w:pPr>
          <w:r>
            <w:t>7.</w:t>
          </w:r>
          <w:r>
            <w:tab/>
          </w:r>
          <w:proofErr w:type="gramStart"/>
          <w:r>
            <w:t>In</w:t>
          </w:r>
          <w:proofErr w:type="gramEnd"/>
          <w:r>
            <w:t xml:space="preserve"> press. What Is The Primordial Reference For The Phrase “Publish Or Perish”? | The Scientist Magazine®. See https://www.the-scientist.com/commentary/what-is-the-primordial-reference-for-the-phrase-publish-or-perish-57976 (accessed on 9 January 2022).</w:t>
          </w:r>
        </w:p>
        <w:p w:rsidR="005D18C1" w:rsidRDefault="006C4A5E">
          <w:pPr>
            <w:autoSpaceDE w:val="0"/>
            <w:autoSpaceDN w:val="0"/>
            <w:ind w:hanging="640"/>
          </w:pPr>
          <w:r>
            <w:t>8.</w:t>
          </w:r>
          <w:r>
            <w:tab/>
          </w:r>
          <w:proofErr w:type="spellStart"/>
          <w:r>
            <w:t>Brischoux</w:t>
          </w:r>
          <w:proofErr w:type="spellEnd"/>
          <w:r>
            <w:t xml:space="preserve"> F, </w:t>
          </w:r>
          <w:proofErr w:type="spellStart"/>
          <w:r>
            <w:t>Angelier</w:t>
          </w:r>
          <w:proofErr w:type="spellEnd"/>
          <w:r>
            <w:t xml:space="preserve"> F. 2015 Academia’s never-ending selection for productivity. </w:t>
          </w:r>
          <w:proofErr w:type="spellStart"/>
          <w:r>
            <w:rPr>
              <w:i/>
              <w:iCs/>
            </w:rPr>
            <w:t>Scientometrics</w:t>
          </w:r>
          <w:proofErr w:type="spellEnd"/>
          <w:r>
            <w:t xml:space="preserve"> </w:t>
          </w:r>
          <w:r>
            <w:rPr>
              <w:b/>
              <w:bCs/>
            </w:rPr>
            <w:t>103</w:t>
          </w:r>
          <w:r>
            <w:t>, 333–336. (</w:t>
          </w:r>
          <w:proofErr w:type="gramStart"/>
          <w:r>
            <w:t>doi:</w:t>
          </w:r>
          <w:proofErr w:type="gramEnd"/>
          <w:r>
            <w:t>10.1007/S11192-015-1534-5)</w:t>
          </w:r>
        </w:p>
        <w:p w:rsidR="005D18C1" w:rsidRDefault="006C4A5E">
          <w:pPr>
            <w:autoSpaceDE w:val="0"/>
            <w:autoSpaceDN w:val="0"/>
            <w:ind w:hanging="640"/>
          </w:pPr>
          <w:r>
            <w:t>9.</w:t>
          </w:r>
          <w:r>
            <w:tab/>
          </w:r>
          <w:proofErr w:type="spellStart"/>
          <w:r>
            <w:t>Swihart</w:t>
          </w:r>
          <w:proofErr w:type="spellEnd"/>
          <w:r>
            <w:t xml:space="preserve"> RK, </w:t>
          </w:r>
          <w:proofErr w:type="spellStart"/>
          <w:r>
            <w:t>Sundaram</w:t>
          </w:r>
          <w:proofErr w:type="spellEnd"/>
          <w:r>
            <w:t xml:space="preserve"> M, </w:t>
          </w:r>
          <w:proofErr w:type="spellStart"/>
          <w:r>
            <w:t>Höök</w:t>
          </w:r>
          <w:proofErr w:type="spellEnd"/>
          <w:r>
            <w:t xml:space="preserve"> TO, </w:t>
          </w:r>
          <w:proofErr w:type="spellStart"/>
          <w:r>
            <w:t>Dewoody</w:t>
          </w:r>
          <w:proofErr w:type="spellEnd"/>
          <w:r>
            <w:t xml:space="preserve"> JA. 2016 Factors affecting scholarly performance by wildlife and fisheries faculty. </w:t>
          </w:r>
          <w:r>
            <w:rPr>
              <w:i/>
              <w:iCs/>
            </w:rPr>
            <w:t>The Journal of Wildlife Management</w:t>
          </w:r>
          <w:r>
            <w:t xml:space="preserve"> </w:t>
          </w:r>
          <w:r>
            <w:rPr>
              <w:b/>
              <w:bCs/>
            </w:rPr>
            <w:t>80</w:t>
          </w:r>
          <w:r>
            <w:t>, 563–572. (doi:10.1002/JWMG.1034)</w:t>
          </w:r>
        </w:p>
        <w:p w:rsidR="005D18C1" w:rsidRDefault="006C4A5E">
          <w:pPr>
            <w:autoSpaceDE w:val="0"/>
            <w:autoSpaceDN w:val="0"/>
            <w:ind w:hanging="640"/>
          </w:pPr>
          <w:r>
            <w:t>10.</w:t>
          </w:r>
          <w:r>
            <w:tab/>
            <w:t xml:space="preserve">Acton SE, Bell AJ, </w:t>
          </w:r>
          <w:proofErr w:type="spellStart"/>
          <w:r>
            <w:t>Toseland</w:t>
          </w:r>
          <w:proofErr w:type="spellEnd"/>
          <w:r>
            <w:t xml:space="preserve"> CP, </w:t>
          </w:r>
          <w:proofErr w:type="spellStart"/>
          <w:r>
            <w:t>Twelvetrees</w:t>
          </w:r>
          <w:proofErr w:type="spellEnd"/>
          <w:r>
            <w:t xml:space="preserve"> A. 2019 </w:t>
          </w:r>
          <w:proofErr w:type="gramStart"/>
          <w:r>
            <w:t>A</w:t>
          </w:r>
          <w:proofErr w:type="gramEnd"/>
          <w:r>
            <w:t xml:space="preserve"> survey of new PIs in the UK. </w:t>
          </w:r>
          <w:proofErr w:type="spellStart"/>
          <w:proofErr w:type="gramStart"/>
          <w:r>
            <w:rPr>
              <w:i/>
              <w:iCs/>
            </w:rPr>
            <w:t>eLife</w:t>
          </w:r>
          <w:proofErr w:type="spellEnd"/>
          <w:proofErr w:type="gramEnd"/>
          <w:r>
            <w:t xml:space="preserve"> </w:t>
          </w:r>
          <w:r>
            <w:rPr>
              <w:b/>
              <w:bCs/>
            </w:rPr>
            <w:t>8</w:t>
          </w:r>
          <w:r>
            <w:t>. (doi:10.7554/ELIFE.46827)</w:t>
          </w:r>
        </w:p>
        <w:p w:rsidR="005D18C1" w:rsidRDefault="006C4A5E">
          <w:pPr>
            <w:autoSpaceDE w:val="0"/>
            <w:autoSpaceDN w:val="0"/>
            <w:ind w:hanging="640"/>
          </w:pPr>
          <w:r>
            <w:t>11.</w:t>
          </w:r>
          <w:r>
            <w:tab/>
            <w:t xml:space="preserve">van </w:t>
          </w:r>
          <w:proofErr w:type="spellStart"/>
          <w:r>
            <w:t>Dijk</w:t>
          </w:r>
          <w:proofErr w:type="spellEnd"/>
          <w:r>
            <w:t xml:space="preserve"> D, Manor O, Carey LB. 2014 Publication metrics and success on the academic job market. </w:t>
          </w:r>
          <w:r>
            <w:rPr>
              <w:i/>
              <w:iCs/>
            </w:rPr>
            <w:t>Current biology : CB</w:t>
          </w:r>
          <w:r>
            <w:t xml:space="preserve"> </w:t>
          </w:r>
          <w:r>
            <w:rPr>
              <w:b/>
              <w:bCs/>
            </w:rPr>
            <w:t>24</w:t>
          </w:r>
          <w:r>
            <w:t>. (doi:10.1016/J.CUB.2014.04.039)</w:t>
          </w:r>
        </w:p>
        <w:p w:rsidR="005D18C1" w:rsidRDefault="006C4A5E">
          <w:pPr>
            <w:autoSpaceDE w:val="0"/>
            <w:autoSpaceDN w:val="0"/>
            <w:ind w:hanging="640"/>
          </w:pPr>
          <w:r>
            <w:t>12.</w:t>
          </w:r>
          <w:r>
            <w:tab/>
            <w:t xml:space="preserve">Shin JC, </w:t>
          </w:r>
          <w:proofErr w:type="spellStart"/>
          <w:r>
            <w:t>Kehm</w:t>
          </w:r>
          <w:proofErr w:type="spellEnd"/>
          <w:r>
            <w:t xml:space="preserve"> BM. 2013 Institutionalization of world-class university in global competition. </w:t>
          </w:r>
          <w:r>
            <w:rPr>
              <w:i/>
              <w:iCs/>
            </w:rPr>
            <w:t xml:space="preserve">Institutionalization of World-Class University in Global </w:t>
          </w:r>
          <w:proofErr w:type="gramStart"/>
          <w:r>
            <w:rPr>
              <w:i/>
              <w:iCs/>
            </w:rPr>
            <w:t>Competition</w:t>
          </w:r>
          <w:r>
            <w:t xml:space="preserve"> ,</w:t>
          </w:r>
          <w:proofErr w:type="gramEnd"/>
          <w:r>
            <w:t xml:space="preserve"> 1–301. (</w:t>
          </w:r>
          <w:proofErr w:type="gramStart"/>
          <w:r>
            <w:t>doi:</w:t>
          </w:r>
          <w:proofErr w:type="gramEnd"/>
          <w:r>
            <w:t>10.1007/978-94-007-4975-7)</w:t>
          </w:r>
        </w:p>
        <w:p w:rsidR="005D18C1" w:rsidRDefault="006C4A5E">
          <w:pPr>
            <w:autoSpaceDE w:val="0"/>
            <w:autoSpaceDN w:val="0"/>
            <w:ind w:hanging="640"/>
          </w:pPr>
          <w:r>
            <w:t>13.</w:t>
          </w:r>
          <w:r>
            <w:tab/>
            <w:t>Chen N. 2021 “Why should a ‘foreigner’ be better than me?</w:t>
          </w:r>
          <w:proofErr w:type="gramStart"/>
          <w:r>
            <w:t>”:</w:t>
          </w:r>
          <w:proofErr w:type="gramEnd"/>
          <w:r>
            <w:t xml:space="preserve"> preferential practices in junior academic faculty recruitment among mainland Chinese universities. </w:t>
          </w:r>
          <w:r>
            <w:rPr>
              <w:i/>
              <w:iCs/>
            </w:rPr>
            <w:t xml:space="preserve">Tertiary Education and </w:t>
          </w:r>
          <w:proofErr w:type="gramStart"/>
          <w:r>
            <w:rPr>
              <w:i/>
              <w:iCs/>
            </w:rPr>
            <w:t>Management</w:t>
          </w:r>
          <w:r>
            <w:t xml:space="preserve"> ,</w:t>
          </w:r>
          <w:proofErr w:type="gramEnd"/>
          <w:r>
            <w:t xml:space="preserve"> 1–25. (doi:10.1007/S11233-021-09083-3/TABLES/2)</w:t>
          </w:r>
        </w:p>
        <w:p w:rsidR="005D18C1" w:rsidRDefault="006C4A5E">
          <w:pPr>
            <w:autoSpaceDE w:val="0"/>
            <w:autoSpaceDN w:val="0"/>
            <w:ind w:hanging="640"/>
          </w:pPr>
          <w:r>
            <w:t>14.</w:t>
          </w:r>
          <w:r>
            <w:tab/>
            <w:t xml:space="preserve">R Development Core Team. 2014 R: A language and environment for statistical computing. </w:t>
          </w:r>
          <w:proofErr w:type="gramStart"/>
          <w:r>
            <w:rPr>
              <w:i/>
              <w:iCs/>
            </w:rPr>
            <w:t>R Foundation for Statistical Computing</w:t>
          </w:r>
          <w:r>
            <w:t>.</w:t>
          </w:r>
          <w:proofErr w:type="gramEnd"/>
          <w:r>
            <w:t xml:space="preserve"> </w:t>
          </w:r>
        </w:p>
        <w:p w:rsidR="005D18C1" w:rsidRDefault="006C4A5E">
          <w:pPr>
            <w:autoSpaceDE w:val="0"/>
            <w:autoSpaceDN w:val="0"/>
            <w:ind w:hanging="640"/>
          </w:pPr>
          <w:r>
            <w:t>15.</w:t>
          </w:r>
          <w:r>
            <w:tab/>
            <w:t xml:space="preserve">Bates D, </w:t>
          </w:r>
          <w:proofErr w:type="spellStart"/>
          <w:r>
            <w:t>Maechler</w:t>
          </w:r>
          <w:proofErr w:type="spellEnd"/>
          <w:r>
            <w:t xml:space="preserve"> M, </w:t>
          </w:r>
          <w:proofErr w:type="spellStart"/>
          <w:r>
            <w:t>Bolker</w:t>
          </w:r>
          <w:proofErr w:type="spellEnd"/>
          <w:r>
            <w:t xml:space="preserve"> B, Walker S. 2015 Fitting linear mixed-effects models using lme4. </w:t>
          </w:r>
          <w:proofErr w:type="gramStart"/>
          <w:r>
            <w:rPr>
              <w:i/>
              <w:iCs/>
            </w:rPr>
            <w:t>R package version</w:t>
          </w:r>
          <w:r>
            <w:t>.</w:t>
          </w:r>
          <w:proofErr w:type="gramEnd"/>
          <w:r>
            <w:t xml:space="preserve"> , 1.0-6.</w:t>
          </w:r>
        </w:p>
        <w:p w:rsidR="005D18C1" w:rsidRDefault="006C4A5E">
          <w:pPr>
            <w:autoSpaceDE w:val="0"/>
            <w:autoSpaceDN w:val="0"/>
            <w:ind w:hanging="640"/>
          </w:pPr>
          <w:r>
            <w:t>16.</w:t>
          </w:r>
          <w:r>
            <w:tab/>
          </w:r>
          <w:proofErr w:type="spellStart"/>
          <w:r>
            <w:t>Lenth</w:t>
          </w:r>
          <w:proofErr w:type="spellEnd"/>
          <w:r>
            <w:t xml:space="preserve"> R v. 2021 </w:t>
          </w:r>
          <w:proofErr w:type="spellStart"/>
          <w:r>
            <w:t>emmeans</w:t>
          </w:r>
          <w:proofErr w:type="spellEnd"/>
          <w:r>
            <w:t xml:space="preserve">: Estimated marginal means, aka least-squares means. </w:t>
          </w:r>
          <w:proofErr w:type="gramStart"/>
          <w:r>
            <w:t>R package version 1.7.1.</w:t>
          </w:r>
          <w:proofErr w:type="gramEnd"/>
          <w:r>
            <w:t xml:space="preserve"> </w:t>
          </w:r>
          <w:proofErr w:type="gramStart"/>
          <w:r>
            <w:rPr>
              <w:i/>
              <w:iCs/>
            </w:rPr>
            <w:t>R Foundation for Statistical Computing</w:t>
          </w:r>
          <w:r>
            <w:t>.</w:t>
          </w:r>
          <w:proofErr w:type="gramEnd"/>
          <w:r>
            <w:t xml:space="preserve"> </w:t>
          </w:r>
          <w:r>
            <w:rPr>
              <w:b/>
              <w:bCs/>
            </w:rPr>
            <w:t>34</w:t>
          </w:r>
          <w:r>
            <w:t>, 216–221. (doi:10.1080/00031305.1980.10483031)</w:t>
          </w:r>
        </w:p>
        <w:p w:rsidR="005D18C1" w:rsidRDefault="006C4A5E">
          <w:pPr>
            <w:autoSpaceDE w:val="0"/>
            <w:autoSpaceDN w:val="0"/>
            <w:ind w:hanging="640"/>
          </w:pPr>
          <w:r>
            <w:t>17.</w:t>
          </w:r>
          <w:r>
            <w:tab/>
          </w:r>
          <w:proofErr w:type="spellStart"/>
          <w:r>
            <w:t>Laurance</w:t>
          </w:r>
          <w:proofErr w:type="spellEnd"/>
          <w:r>
            <w:t xml:space="preserve"> WF, </w:t>
          </w:r>
          <w:proofErr w:type="spellStart"/>
          <w:r>
            <w:t>Useche</w:t>
          </w:r>
          <w:proofErr w:type="spellEnd"/>
          <w:r>
            <w:t xml:space="preserve"> DC, </w:t>
          </w:r>
          <w:proofErr w:type="spellStart"/>
          <w:r>
            <w:t>Laurance</w:t>
          </w:r>
          <w:proofErr w:type="spellEnd"/>
          <w:r>
            <w:t xml:space="preserve"> SG, Bradshaw CJA. </w:t>
          </w:r>
          <w:proofErr w:type="gramStart"/>
          <w:r>
            <w:t>2013 Predicting Publication Success for Biologists.</w:t>
          </w:r>
          <w:proofErr w:type="gramEnd"/>
          <w:r>
            <w:t xml:space="preserve"> </w:t>
          </w:r>
          <w:proofErr w:type="spellStart"/>
          <w:r>
            <w:rPr>
              <w:i/>
              <w:iCs/>
            </w:rPr>
            <w:t>BioScience</w:t>
          </w:r>
          <w:proofErr w:type="spellEnd"/>
          <w:r>
            <w:t xml:space="preserve"> </w:t>
          </w:r>
          <w:r>
            <w:rPr>
              <w:b/>
              <w:bCs/>
            </w:rPr>
            <w:t>63</w:t>
          </w:r>
          <w:r>
            <w:t>, 817–823. (doi:10.1525/BIO.2013.63.10.9)</w:t>
          </w:r>
        </w:p>
        <w:p w:rsidR="005D18C1" w:rsidRDefault="006C4A5E">
          <w:pPr>
            <w:autoSpaceDE w:val="0"/>
            <w:autoSpaceDN w:val="0"/>
            <w:ind w:hanging="640"/>
          </w:pPr>
          <w:r>
            <w:t>18.</w:t>
          </w:r>
          <w:r>
            <w:tab/>
          </w:r>
          <w:proofErr w:type="spellStart"/>
          <w:r>
            <w:t>Shen</w:t>
          </w:r>
          <w:proofErr w:type="spellEnd"/>
          <w:r>
            <w:t xml:space="preserve"> W, Jiang J. 2021 Institutional prestige, academic supervision and research productivity of international PhD students: Evidence from Chinese returnees: </w:t>
          </w:r>
          <w:r>
            <w:rPr>
              <w:i/>
              <w:iCs/>
            </w:rPr>
            <w:t>https://doi.org/10.1177/</w:t>
          </w:r>
          <w:proofErr w:type="gramStart"/>
          <w:r>
            <w:rPr>
              <w:i/>
              <w:iCs/>
            </w:rPr>
            <w:t>14407833211055225</w:t>
          </w:r>
          <w:r>
            <w:t xml:space="preserve"> ,</w:t>
          </w:r>
          <w:proofErr w:type="gramEnd"/>
          <w:r>
            <w:t xml:space="preserve"> 144078332110552. (</w:t>
          </w:r>
          <w:proofErr w:type="gramStart"/>
          <w:r>
            <w:t>doi:</w:t>
          </w:r>
          <w:proofErr w:type="gramEnd"/>
          <w:r>
            <w:t>10.1177/14407833211055225)</w:t>
          </w:r>
        </w:p>
        <w:p w:rsidR="005D18C1" w:rsidRDefault="006C4A5E">
          <w:pPr>
            <w:autoSpaceDE w:val="0"/>
            <w:autoSpaceDN w:val="0"/>
            <w:ind w:hanging="640"/>
          </w:pPr>
          <w:r>
            <w:t>19.</w:t>
          </w:r>
          <w:r>
            <w:tab/>
            <w:t xml:space="preserve">Kelly S. 2018 </w:t>
          </w:r>
          <w:proofErr w:type="gramStart"/>
          <w:r>
            <w:t>The</w:t>
          </w:r>
          <w:proofErr w:type="gramEnd"/>
          <w:r>
            <w:t xml:space="preserve"> continuing evolution of publishing in the biological sciences. </w:t>
          </w:r>
          <w:proofErr w:type="gramStart"/>
          <w:r>
            <w:rPr>
              <w:i/>
              <w:iCs/>
            </w:rPr>
            <w:t>Biology Open</w:t>
          </w:r>
          <w:r>
            <w:t xml:space="preserve"> </w:t>
          </w:r>
          <w:r>
            <w:rPr>
              <w:b/>
              <w:bCs/>
            </w:rPr>
            <w:t>7</w:t>
          </w:r>
          <w:r>
            <w:t>.</w:t>
          </w:r>
          <w:proofErr w:type="gramEnd"/>
          <w:r>
            <w:t xml:space="preserve"> (doi:10.1242/BIO.037325/2159)</w:t>
          </w:r>
        </w:p>
        <w:p w:rsidR="005D18C1" w:rsidRDefault="006C4A5E">
          <w:pPr>
            <w:rPr>
              <w:rFonts w:ascii="Helvetica" w:hAnsi="Helvetica"/>
            </w:rPr>
          </w:pPr>
          <w:r>
            <w:t> </w:t>
          </w:r>
        </w:p>
      </w:sdtContent>
    </w:sdt>
    <w:p w:rsidR="005D18C1" w:rsidRDefault="005D18C1">
      <w:pPr>
        <w:rPr>
          <w:rFonts w:ascii="Helvetica" w:hAnsi="Helvetica"/>
        </w:rPr>
      </w:pPr>
    </w:p>
    <w:p w:rsidR="005D18C1" w:rsidRDefault="006C4A5E">
      <w:pPr>
        <w:rPr>
          <w:rFonts w:ascii="Helvetica" w:hAnsi="Helvetica"/>
        </w:rPr>
      </w:pPr>
      <w:r>
        <w:rPr>
          <w:rFonts w:ascii="Helvetica" w:hAnsi="Helvetica"/>
        </w:rPr>
        <w:br w:type="page"/>
      </w:r>
    </w:p>
    <w:p w:rsidR="005D18C1" w:rsidRDefault="006C4A5E">
      <w:pPr>
        <w:rPr>
          <w:rFonts w:ascii="Helvetica" w:hAnsi="Helvetica"/>
        </w:rPr>
      </w:pPr>
      <w:r>
        <w:rPr>
          <w:rFonts w:ascii="Helvetica" w:hAnsi="Helvetica"/>
        </w:rPr>
        <w:lastRenderedPageBreak/>
        <w:t>Supplementary information:</w:t>
      </w:r>
    </w:p>
    <w:p w:rsidR="005D18C1" w:rsidRDefault="006C4A5E">
      <w:pPr>
        <w:rPr>
          <w:rFonts w:ascii="Helvetica" w:hAnsi="Helvetica"/>
        </w:rPr>
      </w:pPr>
      <w:r>
        <w:rPr>
          <w:rFonts w:ascii="Helvetica" w:hAnsi="Helvetica"/>
          <w:noProof/>
        </w:rPr>
        <w:drawing>
          <wp:inline distT="0" distB="0" distL="0" distR="0">
            <wp:extent cx="5730875" cy="2848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504" b="55366"/>
                    <a:stretch>
                      <a:fillRect/>
                    </a:stretch>
                  </pic:blipFill>
                  <pic:spPr>
                    <a:xfrm>
                      <a:off x="0" y="0"/>
                      <a:ext cx="5731510" cy="2849314"/>
                    </a:xfrm>
                    <a:prstGeom prst="rect">
                      <a:avLst/>
                    </a:prstGeom>
                    <a:ln>
                      <a:noFill/>
                    </a:ln>
                  </pic:spPr>
                </pic:pic>
              </a:graphicData>
            </a:graphic>
          </wp:inline>
        </w:drawing>
      </w:r>
    </w:p>
    <w:p w:rsidR="005D18C1" w:rsidRDefault="006C4A5E">
      <w:pPr>
        <w:rPr>
          <w:rFonts w:ascii="Helvetica" w:hAnsi="Helvetica"/>
        </w:rPr>
      </w:pPr>
      <w:commentRangeStart w:id="411"/>
      <w:proofErr w:type="gramStart"/>
      <w:r>
        <w:rPr>
          <w:rFonts w:ascii="Helvetica" w:hAnsi="Helvetica"/>
        </w:rPr>
        <w:t>Fig.</w:t>
      </w:r>
      <w:proofErr w:type="gramEnd"/>
      <w:r>
        <w:rPr>
          <w:rFonts w:ascii="Helvetica" w:hAnsi="Helvetica"/>
        </w:rPr>
        <w:t xml:space="preserve"> S1. </w:t>
      </w:r>
      <w:proofErr w:type="gramStart"/>
      <w:r>
        <w:rPr>
          <w:rFonts w:ascii="Helvetica" w:hAnsi="Helvetica"/>
        </w:rPr>
        <w:t>Global distribution of the universities from which 140 PIs have obtained their PhD degree.</w:t>
      </w:r>
      <w:proofErr w:type="gramEnd"/>
      <w:r>
        <w:rPr>
          <w:rFonts w:ascii="Helvetica" w:hAnsi="Helvetica"/>
        </w:rPr>
        <w:t xml:space="preserve"> Percentage of PhD degrees obtained from USA, Taiwan, and UK are as noted, whereas ‘other’ includes those less than 3%.</w:t>
      </w:r>
      <w:commentRangeEnd w:id="411"/>
      <w:r>
        <w:commentReference w:id="411"/>
      </w:r>
    </w:p>
    <w:p w:rsidR="005D18C1" w:rsidRDefault="005D18C1">
      <w:pPr>
        <w:rPr>
          <w:rFonts w:ascii="Helvetica" w:hAnsi="Helvetica"/>
        </w:rPr>
      </w:pPr>
    </w:p>
    <w:p w:rsidR="005D18C1" w:rsidRDefault="006C4A5E">
      <w:pPr>
        <w:rPr>
          <w:rFonts w:ascii="Helvetica" w:hAnsi="Helvetica"/>
        </w:rPr>
      </w:pPr>
      <w:r>
        <w:rPr>
          <w:rFonts w:ascii="Helvetica" w:hAnsi="Helvetica"/>
          <w:noProof/>
        </w:rPr>
        <w:drawing>
          <wp:inline distT="0" distB="0" distL="0" distR="0">
            <wp:extent cx="3612515" cy="358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438" t="19960" r="18524" b="35864"/>
                    <a:stretch>
                      <a:fillRect/>
                    </a:stretch>
                  </pic:blipFill>
                  <pic:spPr>
                    <a:xfrm>
                      <a:off x="0" y="0"/>
                      <a:ext cx="3612992" cy="3583008"/>
                    </a:xfrm>
                    <a:prstGeom prst="rect">
                      <a:avLst/>
                    </a:prstGeom>
                    <a:ln>
                      <a:noFill/>
                    </a:ln>
                  </pic:spPr>
                </pic:pic>
              </a:graphicData>
            </a:graphic>
          </wp:inline>
        </w:drawing>
      </w:r>
    </w:p>
    <w:p w:rsidR="005D18C1" w:rsidRDefault="006C4A5E">
      <w:pPr>
        <w:rPr>
          <w:rFonts w:ascii="Helvetica" w:hAnsi="Helvetica"/>
        </w:rPr>
      </w:pPr>
      <w:commentRangeStart w:id="412"/>
      <w:proofErr w:type="gramStart"/>
      <w:r>
        <w:rPr>
          <w:rFonts w:ascii="Helvetica" w:hAnsi="Helvetica"/>
        </w:rPr>
        <w:t>Fig.</w:t>
      </w:r>
      <w:proofErr w:type="gramEnd"/>
      <w:r>
        <w:rPr>
          <w:rFonts w:ascii="Helvetica" w:hAnsi="Helvetica"/>
        </w:rPr>
        <w:t xml:space="preserve"> S2</w:t>
      </w:r>
      <w:commentRangeEnd w:id="412"/>
      <w:r w:rsidR="00BB70A9">
        <w:rPr>
          <w:rStyle w:val="a5"/>
        </w:rPr>
        <w:commentReference w:id="412"/>
      </w:r>
      <w:r>
        <w:rPr>
          <w:rFonts w:ascii="Helvetica" w:hAnsi="Helvetica"/>
        </w:rPr>
        <w:t xml:space="preserve">. </w:t>
      </w:r>
      <w:proofErr w:type="gramStart"/>
      <w:r>
        <w:rPr>
          <w:rFonts w:ascii="Helvetica" w:hAnsi="Helvetica"/>
        </w:rPr>
        <w:t>Frequency distribution of the ranking of universities from which PIs had obtained their PhD degree</w:t>
      </w:r>
      <w:ins w:id="413" w:author="." w:date="2022-01-15T07:19:00Z">
        <w:r w:rsidR="00BB70A9">
          <w:rPr>
            <w:rFonts w:ascii="Helvetica" w:eastAsiaTheme="minorEastAsia" w:hAnsi="Helvetica" w:hint="eastAsia"/>
          </w:rPr>
          <w:t>s</w:t>
        </w:r>
      </w:ins>
      <w:r>
        <w:rPr>
          <w:rFonts w:ascii="Helvetica" w:hAnsi="Helvetica"/>
        </w:rPr>
        <w:t xml:space="preserve"> inside and outside Taiwan.</w:t>
      </w:r>
      <w:proofErr w:type="gramEnd"/>
      <w:r>
        <w:rPr>
          <w:rFonts w:ascii="Helvetica" w:hAnsi="Helvetica"/>
        </w:rPr>
        <w:t xml:space="preserve"> Dashed lines indicate medians of university ranking for Taiwanese PhD degree</w:t>
      </w:r>
      <w:ins w:id="414" w:author="." w:date="2022-01-15T07:19:00Z">
        <w:r w:rsidR="00BB70A9">
          <w:rPr>
            <w:rFonts w:ascii="Helvetica" w:eastAsiaTheme="minorEastAsia" w:hAnsi="Helvetica" w:hint="eastAsia"/>
          </w:rPr>
          <w:t>s</w:t>
        </w:r>
      </w:ins>
      <w:r>
        <w:rPr>
          <w:rFonts w:ascii="Helvetica" w:hAnsi="Helvetica"/>
        </w:rPr>
        <w:t xml:space="preserve"> (68) and </w:t>
      </w:r>
      <w:del w:id="415" w:author="." w:date="2022-01-15T07:19:00Z">
        <w:r w:rsidDel="00BB70A9">
          <w:rPr>
            <w:rFonts w:ascii="Helvetica" w:hAnsi="Helvetica"/>
          </w:rPr>
          <w:delText>non-Taiwanese</w:delText>
        </w:r>
      </w:del>
      <w:ins w:id="416" w:author="." w:date="2022-01-15T07:19:00Z">
        <w:r w:rsidR="00BB70A9">
          <w:rPr>
            <w:rFonts w:ascii="Helvetica" w:eastAsiaTheme="minorEastAsia" w:hAnsi="Helvetica" w:hint="eastAsia"/>
          </w:rPr>
          <w:t>foreign</w:t>
        </w:r>
      </w:ins>
      <w:r>
        <w:rPr>
          <w:rFonts w:ascii="Helvetica" w:hAnsi="Helvetica"/>
        </w:rPr>
        <w:t xml:space="preserve"> PhD degree</w:t>
      </w:r>
      <w:ins w:id="417" w:author="." w:date="2022-01-15T07:19:00Z">
        <w:r w:rsidR="00BB70A9">
          <w:rPr>
            <w:rFonts w:ascii="Helvetica" w:eastAsiaTheme="minorEastAsia" w:hAnsi="Helvetica" w:hint="eastAsia"/>
          </w:rPr>
          <w:t>s</w:t>
        </w:r>
      </w:ins>
      <w:r>
        <w:rPr>
          <w:rFonts w:ascii="Helvetica" w:hAnsi="Helvetica"/>
        </w:rPr>
        <w:t xml:space="preserve"> (108).</w:t>
      </w:r>
    </w:p>
    <w:p w:rsidR="005D18C1" w:rsidRDefault="006C4A5E">
      <w:pPr>
        <w:rPr>
          <w:rFonts w:ascii="Helvetica" w:hAnsi="Helvetica"/>
        </w:rPr>
      </w:pPr>
      <w:r>
        <w:rPr>
          <w:rFonts w:ascii="Helvetica" w:hAnsi="Helvetica"/>
        </w:rPr>
        <w:br w:type="page"/>
      </w:r>
    </w:p>
    <w:tbl>
      <w:tblPr>
        <w:tblW w:w="10040" w:type="dxa"/>
        <w:tblLook w:val="04A0"/>
      </w:tblPr>
      <w:tblGrid>
        <w:gridCol w:w="4253"/>
        <w:gridCol w:w="3630"/>
        <w:gridCol w:w="717"/>
        <w:gridCol w:w="516"/>
        <w:gridCol w:w="961"/>
        <w:gridCol w:w="222"/>
      </w:tblGrid>
      <w:tr w:rsidR="005D18C1">
        <w:trPr>
          <w:trHeight w:val="320"/>
        </w:trPr>
        <w:tc>
          <w:tcPr>
            <w:tcW w:w="10040" w:type="dxa"/>
            <w:gridSpan w:val="6"/>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lastRenderedPageBreak/>
              <w:t>Table 1. Results of the ANOVAs for academic performance and time required to starting a new PI and promotion to full professor</w:t>
            </w:r>
          </w:p>
        </w:tc>
      </w:tr>
      <w:tr w:rsidR="005D18C1">
        <w:trPr>
          <w:trHeight w:val="320"/>
        </w:trPr>
        <w:tc>
          <w:tcPr>
            <w:tcW w:w="4253" w:type="dxa"/>
            <w:tcBorders>
              <w:top w:val="single" w:sz="4" w:space="0" w:color="auto"/>
              <w:left w:val="nil"/>
              <w:bottom w:val="single" w:sz="4" w:space="0" w:color="auto"/>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Dependent variable</w:t>
            </w:r>
          </w:p>
        </w:tc>
        <w:tc>
          <w:tcPr>
            <w:tcW w:w="3630" w:type="dxa"/>
            <w:tcBorders>
              <w:top w:val="single" w:sz="4" w:space="0" w:color="auto"/>
              <w:left w:val="nil"/>
              <w:bottom w:val="single" w:sz="4" w:space="0" w:color="auto"/>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Explanatory variable</w:t>
            </w:r>
          </w:p>
        </w:tc>
        <w:tc>
          <w:tcPr>
            <w:tcW w:w="708" w:type="dxa"/>
            <w:tcBorders>
              <w:top w:val="single" w:sz="4" w:space="0" w:color="auto"/>
              <w:left w:val="nil"/>
              <w:bottom w:val="single" w:sz="4" w:space="0" w:color="auto"/>
              <w:right w:val="nil"/>
            </w:tcBorders>
            <w:shd w:val="clear" w:color="auto" w:fill="auto"/>
            <w:noWrap/>
            <w:vAlign w:val="bottom"/>
          </w:tcPr>
          <w:p w:rsidR="005D18C1" w:rsidRDefault="006C4A5E">
            <w:pPr>
              <w:rPr>
                <w:rFonts w:ascii="Helvetica" w:hAnsi="Helvetica" w:cs="Calibri"/>
                <w:b/>
                <w:bCs/>
                <w:i/>
                <w:iCs/>
                <w:color w:val="000000"/>
                <w:sz w:val="20"/>
                <w:szCs w:val="20"/>
              </w:rPr>
            </w:pPr>
            <w:r>
              <w:rPr>
                <w:rFonts w:ascii="Helvetica" w:hAnsi="Helvetica" w:cs="Calibri"/>
                <w:b/>
                <w:bCs/>
                <w:i/>
                <w:iCs/>
                <w:color w:val="000000"/>
                <w:sz w:val="20"/>
                <w:szCs w:val="20"/>
                <w:lang w:val="en-GB"/>
              </w:rPr>
              <w:t>χ²</w:t>
            </w:r>
          </w:p>
        </w:tc>
        <w:tc>
          <w:tcPr>
            <w:tcW w:w="440" w:type="dxa"/>
            <w:tcBorders>
              <w:top w:val="single" w:sz="4" w:space="0" w:color="auto"/>
              <w:left w:val="nil"/>
              <w:bottom w:val="single" w:sz="4" w:space="0" w:color="auto"/>
              <w:right w:val="nil"/>
            </w:tcBorders>
            <w:shd w:val="clear" w:color="auto" w:fill="auto"/>
            <w:noWrap/>
            <w:vAlign w:val="bottom"/>
          </w:tcPr>
          <w:p w:rsidR="005D18C1" w:rsidRDefault="006C4A5E">
            <w:pPr>
              <w:rPr>
                <w:rFonts w:ascii="Helvetica" w:hAnsi="Helvetica" w:cs="Calibri"/>
                <w:b/>
                <w:bCs/>
                <w:color w:val="000000"/>
                <w:sz w:val="20"/>
                <w:szCs w:val="20"/>
              </w:rPr>
            </w:pPr>
            <w:proofErr w:type="spellStart"/>
            <w:r>
              <w:rPr>
                <w:rFonts w:ascii="Helvetica" w:hAnsi="Helvetica" w:cs="Calibri"/>
                <w:b/>
                <w:bCs/>
                <w:color w:val="000000"/>
                <w:sz w:val="20"/>
                <w:szCs w:val="20"/>
              </w:rPr>
              <w:t>d.f</w:t>
            </w:r>
            <w:proofErr w:type="spellEnd"/>
            <w:r>
              <w:rPr>
                <w:rFonts w:ascii="Helvetica" w:hAnsi="Helvetica" w:cs="Calibri"/>
                <w:b/>
                <w:bCs/>
                <w:color w:val="000000"/>
                <w:sz w:val="20"/>
                <w:szCs w:val="20"/>
              </w:rPr>
              <w:t>.</w:t>
            </w:r>
          </w:p>
        </w:tc>
        <w:tc>
          <w:tcPr>
            <w:tcW w:w="961" w:type="dxa"/>
            <w:tcBorders>
              <w:top w:val="single" w:sz="4" w:space="0" w:color="auto"/>
              <w:left w:val="nil"/>
              <w:bottom w:val="single" w:sz="4" w:space="0" w:color="auto"/>
              <w:right w:val="nil"/>
            </w:tcBorders>
            <w:shd w:val="clear" w:color="auto" w:fill="auto"/>
            <w:noWrap/>
            <w:vAlign w:val="bottom"/>
          </w:tcPr>
          <w:p w:rsidR="005D18C1" w:rsidRDefault="006C4A5E">
            <w:pPr>
              <w:rPr>
                <w:rFonts w:ascii="Helvetica" w:hAnsi="Helvetica" w:cs="Calibri"/>
                <w:b/>
                <w:bCs/>
                <w:i/>
                <w:iCs/>
                <w:color w:val="000000"/>
                <w:sz w:val="20"/>
                <w:szCs w:val="20"/>
              </w:rPr>
            </w:pPr>
            <w:r>
              <w:rPr>
                <w:rFonts w:ascii="Helvetica" w:hAnsi="Helvetica" w:cs="Calibri"/>
                <w:b/>
                <w:bCs/>
                <w:i/>
                <w:iCs/>
                <w:color w:val="000000"/>
                <w:sz w:val="20"/>
                <w:szCs w:val="20"/>
              </w:rPr>
              <w:t xml:space="preserve">p </w:t>
            </w:r>
            <w:r>
              <w:rPr>
                <w:rFonts w:ascii="Helvetica" w:hAnsi="Helvetica" w:cs="Calibri"/>
                <w:b/>
                <w:bCs/>
                <w:color w:val="000000"/>
                <w:sz w:val="20"/>
                <w:szCs w:val="20"/>
              </w:rPr>
              <w:t>value</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b/>
                <w:bCs/>
                <w:i/>
                <w:iCs/>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Academic performance (new PI)</w:t>
            </w: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location</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1.42</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0.234</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ranking</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0.45</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0.503</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Year</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74.68</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&lt;0.001</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b/>
                <w:bCs/>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Gender</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5.73</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0.017</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b/>
                <w:bCs/>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Academic performance (</w:t>
            </w:r>
            <w:ins w:id="418" w:author="genchanghsu" w:date="2022-01-14T13:22:00Z">
              <w:r>
                <w:rPr>
                  <w:rFonts w:ascii="Helvetica" w:hAnsi="Helvetica" w:cs="Calibri"/>
                  <w:color w:val="000000"/>
                  <w:sz w:val="20"/>
                  <w:szCs w:val="20"/>
                </w:rPr>
                <w:t>p</w:t>
              </w:r>
            </w:ins>
            <w:del w:id="419" w:author="genchanghsu" w:date="2022-01-14T13:22:00Z">
              <w:r>
                <w:rPr>
                  <w:rFonts w:ascii="Helvetica" w:hAnsi="Helvetica" w:cs="Calibri"/>
                  <w:color w:val="000000"/>
                  <w:sz w:val="20"/>
                  <w:szCs w:val="20"/>
                </w:rPr>
                <w:delText>P</w:delText>
              </w:r>
            </w:del>
            <w:r>
              <w:rPr>
                <w:rFonts w:ascii="Helvetica" w:hAnsi="Helvetica" w:cs="Calibri"/>
                <w:color w:val="000000"/>
                <w:sz w:val="20"/>
                <w:szCs w:val="20"/>
              </w:rPr>
              <w:t>romotion)</w:t>
            </w: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location</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0.06</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0.812</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ranking</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1.06</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0.304</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Year</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0.97</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0.324</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Gender</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0.07</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0.791</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Time to new PI</w:t>
            </w: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Academic performance</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5.47</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0.019</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b/>
                <w:bCs/>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location</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1.01</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0.315</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ranking</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1.82</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0.178</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Year</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43.08</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&lt;0.001</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b/>
                <w:bCs/>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Gender</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0.78</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0.377</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Academic performance x Year</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6.06</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0.014</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b/>
                <w:bCs/>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Time to promotion</w:t>
            </w: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Academic performance</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1.87</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0.171</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del w:id="420" w:author="genchanghsu" w:date="2022-01-14T13:12:00Z">
              <w:r>
                <w:rPr>
                  <w:rFonts w:ascii="Helvetica" w:hAnsi="Helvetica" w:cs="Calibri"/>
                  <w:color w:val="000000"/>
                  <w:sz w:val="20"/>
                  <w:szCs w:val="20"/>
                </w:rPr>
                <w:delText>`</w:delText>
              </w:r>
            </w:del>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location</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1.96</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0.161</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ranking</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0.62</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0.430</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4253" w:type="dxa"/>
            <w:tcBorders>
              <w:top w:val="nil"/>
              <w:left w:val="nil"/>
              <w:bottom w:val="nil"/>
              <w:right w:val="nil"/>
            </w:tcBorders>
            <w:shd w:val="clear" w:color="auto" w:fill="auto"/>
            <w:noWrap/>
            <w:vAlign w:val="bottom"/>
          </w:tcPr>
          <w:p w:rsidR="005D18C1" w:rsidRDefault="005D18C1">
            <w:pPr>
              <w:rPr>
                <w:sz w:val="20"/>
                <w:szCs w:val="20"/>
              </w:rPr>
            </w:pPr>
          </w:p>
        </w:tc>
        <w:tc>
          <w:tcPr>
            <w:tcW w:w="363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Year</w:t>
            </w:r>
          </w:p>
        </w:tc>
        <w:tc>
          <w:tcPr>
            <w:tcW w:w="70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7.03</w:t>
            </w:r>
          </w:p>
        </w:tc>
        <w:tc>
          <w:tcPr>
            <w:tcW w:w="44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nil"/>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0.008</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b/>
                <w:bCs/>
                <w:color w:val="000000"/>
                <w:sz w:val="20"/>
                <w:szCs w:val="20"/>
              </w:rPr>
            </w:pPr>
          </w:p>
        </w:tc>
      </w:tr>
      <w:tr w:rsidR="005D18C1">
        <w:trPr>
          <w:trHeight w:val="320"/>
        </w:trPr>
        <w:tc>
          <w:tcPr>
            <w:tcW w:w="4253" w:type="dxa"/>
            <w:tcBorders>
              <w:top w:val="nil"/>
              <w:left w:val="nil"/>
              <w:bottom w:val="single" w:sz="4" w:space="0" w:color="auto"/>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 </w:t>
            </w:r>
          </w:p>
        </w:tc>
        <w:tc>
          <w:tcPr>
            <w:tcW w:w="3630" w:type="dxa"/>
            <w:tcBorders>
              <w:top w:val="nil"/>
              <w:left w:val="nil"/>
              <w:bottom w:val="single" w:sz="4" w:space="0" w:color="auto"/>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Gender</w:t>
            </w:r>
          </w:p>
        </w:tc>
        <w:tc>
          <w:tcPr>
            <w:tcW w:w="708" w:type="dxa"/>
            <w:tcBorders>
              <w:top w:val="nil"/>
              <w:left w:val="nil"/>
              <w:bottom w:val="single" w:sz="4" w:space="0" w:color="auto"/>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3.18</w:t>
            </w:r>
          </w:p>
        </w:tc>
        <w:tc>
          <w:tcPr>
            <w:tcW w:w="440" w:type="dxa"/>
            <w:tcBorders>
              <w:top w:val="nil"/>
              <w:left w:val="nil"/>
              <w:bottom w:val="single" w:sz="4" w:space="0" w:color="auto"/>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961" w:type="dxa"/>
            <w:tcBorders>
              <w:top w:val="nil"/>
              <w:left w:val="nil"/>
              <w:bottom w:val="single" w:sz="4" w:space="0" w:color="auto"/>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0.075</w:t>
            </w:r>
          </w:p>
        </w:tc>
        <w:tc>
          <w:tcPr>
            <w:tcW w:w="4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r>
      <w:tr w:rsidR="005D18C1">
        <w:trPr>
          <w:trHeight w:val="320"/>
        </w:trPr>
        <w:tc>
          <w:tcPr>
            <w:tcW w:w="7883" w:type="dxa"/>
            <w:gridSpan w:val="2"/>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proofErr w:type="gramStart"/>
            <w:r>
              <w:rPr>
                <w:rFonts w:ascii="Helvetica" w:hAnsi="Helvetica" w:cs="Calibri"/>
                <w:i/>
                <w:iCs/>
                <w:color w:val="000000"/>
                <w:sz w:val="20"/>
                <w:szCs w:val="20"/>
              </w:rPr>
              <w:t>p</w:t>
            </w:r>
            <w:proofErr w:type="gramEnd"/>
            <w:r>
              <w:rPr>
                <w:rFonts w:ascii="Helvetica" w:hAnsi="Helvetica" w:cs="Calibri"/>
                <w:i/>
                <w:iCs/>
                <w:color w:val="000000"/>
                <w:sz w:val="20"/>
                <w:szCs w:val="20"/>
              </w:rPr>
              <w:t xml:space="preserve"> </w:t>
            </w:r>
            <w:r>
              <w:rPr>
                <w:rFonts w:ascii="Helvetica" w:hAnsi="Helvetica" w:cs="Calibri"/>
                <w:color w:val="000000"/>
                <w:sz w:val="20"/>
                <w:szCs w:val="20"/>
              </w:rPr>
              <w:t>values &lt; 0.05 are highlighted in bold.</w:t>
            </w:r>
          </w:p>
        </w:tc>
        <w:tc>
          <w:tcPr>
            <w:tcW w:w="708"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c>
          <w:tcPr>
            <w:tcW w:w="440" w:type="dxa"/>
            <w:tcBorders>
              <w:top w:val="nil"/>
              <w:left w:val="nil"/>
              <w:bottom w:val="nil"/>
              <w:right w:val="nil"/>
            </w:tcBorders>
            <w:shd w:val="clear" w:color="auto" w:fill="auto"/>
            <w:noWrap/>
            <w:vAlign w:val="bottom"/>
          </w:tcPr>
          <w:p w:rsidR="005D18C1" w:rsidRDefault="005D18C1">
            <w:pPr>
              <w:rPr>
                <w:sz w:val="20"/>
                <w:szCs w:val="20"/>
              </w:rPr>
            </w:pPr>
          </w:p>
        </w:tc>
        <w:tc>
          <w:tcPr>
            <w:tcW w:w="961" w:type="dxa"/>
            <w:tcBorders>
              <w:top w:val="nil"/>
              <w:left w:val="nil"/>
              <w:bottom w:val="nil"/>
              <w:right w:val="nil"/>
            </w:tcBorders>
            <w:shd w:val="clear" w:color="auto" w:fill="auto"/>
            <w:noWrap/>
            <w:vAlign w:val="bottom"/>
          </w:tcPr>
          <w:p w:rsidR="005D18C1" w:rsidRDefault="005D18C1">
            <w:pPr>
              <w:rPr>
                <w:sz w:val="20"/>
                <w:szCs w:val="20"/>
              </w:rPr>
            </w:pPr>
          </w:p>
        </w:tc>
        <w:tc>
          <w:tcPr>
            <w:tcW w:w="48" w:type="dxa"/>
            <w:tcBorders>
              <w:top w:val="nil"/>
              <w:left w:val="nil"/>
              <w:bottom w:val="nil"/>
              <w:right w:val="nil"/>
            </w:tcBorders>
            <w:shd w:val="clear" w:color="auto" w:fill="auto"/>
            <w:noWrap/>
            <w:vAlign w:val="bottom"/>
          </w:tcPr>
          <w:p w:rsidR="005D18C1" w:rsidRDefault="005D18C1">
            <w:pPr>
              <w:rPr>
                <w:sz w:val="20"/>
                <w:szCs w:val="20"/>
              </w:rPr>
            </w:pPr>
          </w:p>
        </w:tc>
      </w:tr>
    </w:tbl>
    <w:p w:rsidR="005D18C1" w:rsidRDefault="005D18C1">
      <w:pPr>
        <w:rPr>
          <w:rFonts w:ascii="Helvetica" w:hAnsi="Helvetica"/>
        </w:rPr>
      </w:pPr>
    </w:p>
    <w:p w:rsidR="005D18C1" w:rsidRDefault="006C4A5E">
      <w:pPr>
        <w:rPr>
          <w:rFonts w:ascii="Helvetica" w:hAnsi="Helvetica"/>
        </w:rPr>
      </w:pPr>
      <w:r>
        <w:rPr>
          <w:rFonts w:ascii="Helvetica" w:hAnsi="Helvetica"/>
        </w:rPr>
        <w:br w:type="page"/>
      </w:r>
    </w:p>
    <w:tbl>
      <w:tblPr>
        <w:tblW w:w="9300" w:type="dxa"/>
        <w:tblLook w:val="04A0"/>
      </w:tblPr>
      <w:tblGrid>
        <w:gridCol w:w="3665"/>
        <w:gridCol w:w="3818"/>
        <w:gridCol w:w="717"/>
        <w:gridCol w:w="516"/>
        <w:gridCol w:w="834"/>
      </w:tblGrid>
      <w:tr w:rsidR="005D18C1">
        <w:trPr>
          <w:trHeight w:val="320"/>
        </w:trPr>
        <w:tc>
          <w:tcPr>
            <w:tcW w:w="9300" w:type="dxa"/>
            <w:gridSpan w:val="5"/>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lastRenderedPageBreak/>
              <w:t>Table 2. Results of the ANOVAs for academic performance before and after starting a new PI and promotion to full professor</w:t>
            </w:r>
          </w:p>
        </w:tc>
      </w:tr>
      <w:tr w:rsidR="005D18C1">
        <w:trPr>
          <w:trHeight w:val="320"/>
        </w:trPr>
        <w:tc>
          <w:tcPr>
            <w:tcW w:w="3665" w:type="dxa"/>
            <w:tcBorders>
              <w:top w:val="single" w:sz="4" w:space="0" w:color="auto"/>
              <w:left w:val="nil"/>
              <w:bottom w:val="single" w:sz="4" w:space="0" w:color="auto"/>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Dependent variable</w:t>
            </w:r>
          </w:p>
        </w:tc>
        <w:tc>
          <w:tcPr>
            <w:tcW w:w="3818" w:type="dxa"/>
            <w:tcBorders>
              <w:top w:val="single" w:sz="4" w:space="0" w:color="auto"/>
              <w:left w:val="nil"/>
              <w:bottom w:val="single" w:sz="4" w:space="0" w:color="auto"/>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Explanatory variable</w:t>
            </w:r>
          </w:p>
        </w:tc>
        <w:tc>
          <w:tcPr>
            <w:tcW w:w="610" w:type="dxa"/>
            <w:tcBorders>
              <w:top w:val="single" w:sz="4" w:space="0" w:color="auto"/>
              <w:left w:val="nil"/>
              <w:bottom w:val="single" w:sz="4" w:space="0" w:color="auto"/>
              <w:right w:val="nil"/>
            </w:tcBorders>
            <w:shd w:val="clear" w:color="auto" w:fill="auto"/>
            <w:noWrap/>
            <w:vAlign w:val="bottom"/>
          </w:tcPr>
          <w:p w:rsidR="005D18C1" w:rsidRDefault="006C4A5E">
            <w:pPr>
              <w:rPr>
                <w:rFonts w:ascii="Helvetica" w:hAnsi="Helvetica" w:cs="Calibri"/>
                <w:b/>
                <w:bCs/>
                <w:i/>
                <w:iCs/>
                <w:color w:val="000000"/>
                <w:sz w:val="20"/>
                <w:szCs w:val="20"/>
              </w:rPr>
            </w:pPr>
            <w:r>
              <w:rPr>
                <w:rFonts w:ascii="Helvetica" w:hAnsi="Helvetica" w:cs="Calibri"/>
                <w:b/>
                <w:bCs/>
                <w:i/>
                <w:iCs/>
                <w:color w:val="000000"/>
                <w:sz w:val="20"/>
                <w:szCs w:val="20"/>
                <w:lang w:val="en-GB"/>
              </w:rPr>
              <w:t>χ²</w:t>
            </w:r>
          </w:p>
        </w:tc>
        <w:tc>
          <w:tcPr>
            <w:tcW w:w="379" w:type="dxa"/>
            <w:tcBorders>
              <w:top w:val="single" w:sz="4" w:space="0" w:color="auto"/>
              <w:left w:val="nil"/>
              <w:bottom w:val="single" w:sz="4" w:space="0" w:color="auto"/>
              <w:right w:val="nil"/>
            </w:tcBorders>
            <w:shd w:val="clear" w:color="auto" w:fill="auto"/>
            <w:noWrap/>
            <w:vAlign w:val="bottom"/>
          </w:tcPr>
          <w:p w:rsidR="005D18C1" w:rsidRDefault="006C4A5E">
            <w:pPr>
              <w:rPr>
                <w:rFonts w:ascii="Helvetica" w:hAnsi="Helvetica" w:cs="Calibri"/>
                <w:b/>
                <w:bCs/>
                <w:color w:val="000000"/>
                <w:sz w:val="20"/>
                <w:szCs w:val="20"/>
              </w:rPr>
            </w:pPr>
            <w:proofErr w:type="spellStart"/>
            <w:r>
              <w:rPr>
                <w:rFonts w:ascii="Helvetica" w:hAnsi="Helvetica" w:cs="Calibri"/>
                <w:b/>
                <w:bCs/>
                <w:color w:val="000000"/>
                <w:sz w:val="20"/>
                <w:szCs w:val="20"/>
              </w:rPr>
              <w:t>d.f</w:t>
            </w:r>
            <w:proofErr w:type="spellEnd"/>
            <w:r>
              <w:rPr>
                <w:rFonts w:ascii="Helvetica" w:hAnsi="Helvetica" w:cs="Calibri"/>
                <w:b/>
                <w:bCs/>
                <w:color w:val="000000"/>
                <w:sz w:val="20"/>
                <w:szCs w:val="20"/>
              </w:rPr>
              <w:t>.</w:t>
            </w:r>
          </w:p>
        </w:tc>
        <w:tc>
          <w:tcPr>
            <w:tcW w:w="828" w:type="dxa"/>
            <w:tcBorders>
              <w:top w:val="single" w:sz="4" w:space="0" w:color="auto"/>
              <w:left w:val="nil"/>
              <w:bottom w:val="single" w:sz="4" w:space="0" w:color="auto"/>
              <w:right w:val="nil"/>
            </w:tcBorders>
            <w:shd w:val="clear" w:color="auto" w:fill="auto"/>
            <w:noWrap/>
            <w:vAlign w:val="bottom"/>
          </w:tcPr>
          <w:p w:rsidR="005D18C1" w:rsidRDefault="006C4A5E">
            <w:pPr>
              <w:rPr>
                <w:rFonts w:ascii="Helvetica" w:hAnsi="Helvetica" w:cs="Calibri"/>
                <w:b/>
                <w:bCs/>
                <w:i/>
                <w:iCs/>
                <w:color w:val="000000"/>
                <w:sz w:val="20"/>
                <w:szCs w:val="20"/>
              </w:rPr>
            </w:pPr>
            <w:r>
              <w:rPr>
                <w:rFonts w:ascii="Helvetica" w:hAnsi="Helvetica" w:cs="Calibri"/>
                <w:b/>
                <w:bCs/>
                <w:i/>
                <w:iCs/>
                <w:color w:val="000000"/>
                <w:sz w:val="20"/>
                <w:szCs w:val="20"/>
              </w:rPr>
              <w:t xml:space="preserve">p </w:t>
            </w:r>
            <w:r>
              <w:rPr>
                <w:rFonts w:ascii="Helvetica" w:hAnsi="Helvetica" w:cs="Calibri"/>
                <w:b/>
                <w:bCs/>
                <w:color w:val="000000"/>
                <w:sz w:val="20"/>
                <w:szCs w:val="20"/>
              </w:rPr>
              <w:t>value</w:t>
            </w:r>
          </w:p>
        </w:tc>
      </w:tr>
      <w:tr w:rsidR="005D18C1">
        <w:trPr>
          <w:trHeight w:val="320"/>
        </w:trPr>
        <w:tc>
          <w:tcPr>
            <w:tcW w:w="3665"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commentRangeStart w:id="421"/>
            <w:r>
              <w:rPr>
                <w:rFonts w:ascii="Helvetica" w:hAnsi="Helvetica" w:cs="Calibri"/>
                <w:color w:val="000000"/>
                <w:sz w:val="20"/>
                <w:szCs w:val="20"/>
              </w:rPr>
              <w:t>Academic performance (new PI)</w:t>
            </w:r>
            <w:commentRangeEnd w:id="421"/>
            <w:r>
              <w:rPr>
                <w:rStyle w:val="a5"/>
              </w:rPr>
              <w:commentReference w:id="421"/>
            </w:r>
          </w:p>
        </w:tc>
        <w:tc>
          <w:tcPr>
            <w:tcW w:w="381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location</w:t>
            </w:r>
          </w:p>
        </w:tc>
        <w:tc>
          <w:tcPr>
            <w:tcW w:w="61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1.20</w:t>
            </w:r>
          </w:p>
        </w:tc>
        <w:tc>
          <w:tcPr>
            <w:tcW w:w="379"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0.274</w:t>
            </w:r>
          </w:p>
        </w:tc>
      </w:tr>
      <w:tr w:rsidR="005D18C1">
        <w:trPr>
          <w:trHeight w:val="320"/>
        </w:trPr>
        <w:tc>
          <w:tcPr>
            <w:tcW w:w="3665"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c>
          <w:tcPr>
            <w:tcW w:w="381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ranking</w:t>
            </w:r>
          </w:p>
        </w:tc>
        <w:tc>
          <w:tcPr>
            <w:tcW w:w="61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2.10</w:t>
            </w:r>
          </w:p>
        </w:tc>
        <w:tc>
          <w:tcPr>
            <w:tcW w:w="379"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0.147</w:t>
            </w:r>
          </w:p>
        </w:tc>
      </w:tr>
      <w:tr w:rsidR="005D18C1">
        <w:trPr>
          <w:trHeight w:val="320"/>
        </w:trPr>
        <w:tc>
          <w:tcPr>
            <w:tcW w:w="3665"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c>
          <w:tcPr>
            <w:tcW w:w="381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Year</w:t>
            </w:r>
          </w:p>
        </w:tc>
        <w:tc>
          <w:tcPr>
            <w:tcW w:w="61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7.01</w:t>
            </w:r>
          </w:p>
        </w:tc>
        <w:tc>
          <w:tcPr>
            <w:tcW w:w="379"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nil"/>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0.008</w:t>
            </w:r>
          </w:p>
        </w:tc>
      </w:tr>
      <w:tr w:rsidR="005D18C1">
        <w:trPr>
          <w:trHeight w:val="320"/>
        </w:trPr>
        <w:tc>
          <w:tcPr>
            <w:tcW w:w="3665" w:type="dxa"/>
            <w:tcBorders>
              <w:top w:val="nil"/>
              <w:left w:val="nil"/>
              <w:bottom w:val="nil"/>
              <w:right w:val="nil"/>
            </w:tcBorders>
            <w:shd w:val="clear" w:color="auto" w:fill="auto"/>
            <w:noWrap/>
            <w:vAlign w:val="bottom"/>
          </w:tcPr>
          <w:p w:rsidR="005D18C1" w:rsidRDefault="005D18C1">
            <w:pPr>
              <w:rPr>
                <w:rFonts w:ascii="Helvetica" w:hAnsi="Helvetica" w:cs="Calibri"/>
                <w:b/>
                <w:bCs/>
                <w:color w:val="000000"/>
                <w:sz w:val="20"/>
                <w:szCs w:val="20"/>
              </w:rPr>
            </w:pPr>
          </w:p>
        </w:tc>
        <w:tc>
          <w:tcPr>
            <w:tcW w:w="381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Gender</w:t>
            </w:r>
          </w:p>
        </w:tc>
        <w:tc>
          <w:tcPr>
            <w:tcW w:w="61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8.48</w:t>
            </w:r>
          </w:p>
        </w:tc>
        <w:tc>
          <w:tcPr>
            <w:tcW w:w="379"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nil"/>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0.004</w:t>
            </w:r>
          </w:p>
        </w:tc>
      </w:tr>
      <w:tr w:rsidR="005D18C1">
        <w:trPr>
          <w:trHeight w:val="320"/>
        </w:trPr>
        <w:tc>
          <w:tcPr>
            <w:tcW w:w="3665" w:type="dxa"/>
            <w:tcBorders>
              <w:top w:val="nil"/>
              <w:left w:val="nil"/>
              <w:bottom w:val="nil"/>
              <w:right w:val="nil"/>
            </w:tcBorders>
            <w:shd w:val="clear" w:color="auto" w:fill="auto"/>
            <w:noWrap/>
            <w:vAlign w:val="bottom"/>
          </w:tcPr>
          <w:p w:rsidR="005D18C1" w:rsidRDefault="005D18C1">
            <w:pPr>
              <w:rPr>
                <w:rFonts w:ascii="Helvetica" w:hAnsi="Helvetica" w:cs="Calibri"/>
                <w:b/>
                <w:bCs/>
                <w:color w:val="000000"/>
                <w:sz w:val="20"/>
                <w:szCs w:val="20"/>
              </w:rPr>
            </w:pPr>
          </w:p>
        </w:tc>
        <w:tc>
          <w:tcPr>
            <w:tcW w:w="381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Before/after</w:t>
            </w:r>
          </w:p>
        </w:tc>
        <w:tc>
          <w:tcPr>
            <w:tcW w:w="61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9.49</w:t>
            </w:r>
          </w:p>
        </w:tc>
        <w:tc>
          <w:tcPr>
            <w:tcW w:w="379"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nil"/>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0.002</w:t>
            </w:r>
          </w:p>
        </w:tc>
      </w:tr>
      <w:tr w:rsidR="005D18C1">
        <w:trPr>
          <w:trHeight w:val="320"/>
        </w:trPr>
        <w:tc>
          <w:tcPr>
            <w:tcW w:w="3665" w:type="dxa"/>
            <w:tcBorders>
              <w:top w:val="nil"/>
              <w:left w:val="nil"/>
              <w:bottom w:val="nil"/>
              <w:right w:val="nil"/>
            </w:tcBorders>
            <w:shd w:val="clear" w:color="auto" w:fill="auto"/>
            <w:noWrap/>
            <w:vAlign w:val="bottom"/>
          </w:tcPr>
          <w:p w:rsidR="005D18C1" w:rsidRDefault="005D18C1">
            <w:pPr>
              <w:rPr>
                <w:rFonts w:ascii="Helvetica" w:hAnsi="Helvetica" w:cs="Calibri"/>
                <w:b/>
                <w:bCs/>
                <w:color w:val="000000"/>
                <w:sz w:val="20"/>
                <w:szCs w:val="20"/>
              </w:rPr>
            </w:pPr>
          </w:p>
        </w:tc>
        <w:tc>
          <w:tcPr>
            <w:tcW w:w="381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Before/after x Year</w:t>
            </w:r>
          </w:p>
        </w:tc>
        <w:tc>
          <w:tcPr>
            <w:tcW w:w="61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14.61</w:t>
            </w:r>
          </w:p>
        </w:tc>
        <w:tc>
          <w:tcPr>
            <w:tcW w:w="379"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nil"/>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&lt;0.001</w:t>
            </w:r>
          </w:p>
        </w:tc>
      </w:tr>
      <w:tr w:rsidR="005D18C1">
        <w:trPr>
          <w:trHeight w:val="320"/>
        </w:trPr>
        <w:tc>
          <w:tcPr>
            <w:tcW w:w="3665"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Academic performance (</w:t>
            </w:r>
            <w:ins w:id="422" w:author="genchanghsu" w:date="2022-01-14T13:22:00Z">
              <w:r>
                <w:rPr>
                  <w:rFonts w:ascii="Helvetica" w:hAnsi="Helvetica" w:cs="Calibri"/>
                  <w:color w:val="000000"/>
                  <w:sz w:val="20"/>
                  <w:szCs w:val="20"/>
                </w:rPr>
                <w:t>p</w:t>
              </w:r>
            </w:ins>
            <w:del w:id="423" w:author="genchanghsu" w:date="2022-01-14T13:22:00Z">
              <w:r>
                <w:rPr>
                  <w:rFonts w:ascii="Helvetica" w:hAnsi="Helvetica" w:cs="Calibri"/>
                  <w:color w:val="000000"/>
                  <w:sz w:val="20"/>
                  <w:szCs w:val="20"/>
                </w:rPr>
                <w:delText>P</w:delText>
              </w:r>
            </w:del>
            <w:r>
              <w:rPr>
                <w:rFonts w:ascii="Helvetica" w:hAnsi="Helvetica" w:cs="Calibri"/>
                <w:color w:val="000000"/>
                <w:sz w:val="20"/>
                <w:szCs w:val="20"/>
              </w:rPr>
              <w:t>romotion)</w:t>
            </w:r>
          </w:p>
        </w:tc>
        <w:tc>
          <w:tcPr>
            <w:tcW w:w="381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location</w:t>
            </w:r>
          </w:p>
        </w:tc>
        <w:tc>
          <w:tcPr>
            <w:tcW w:w="61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10.88</w:t>
            </w:r>
          </w:p>
        </w:tc>
        <w:tc>
          <w:tcPr>
            <w:tcW w:w="379"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nil"/>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&lt;0.001</w:t>
            </w:r>
          </w:p>
        </w:tc>
      </w:tr>
      <w:tr w:rsidR="005D18C1">
        <w:trPr>
          <w:trHeight w:val="320"/>
        </w:trPr>
        <w:tc>
          <w:tcPr>
            <w:tcW w:w="3665" w:type="dxa"/>
            <w:tcBorders>
              <w:top w:val="nil"/>
              <w:left w:val="nil"/>
              <w:bottom w:val="nil"/>
              <w:right w:val="nil"/>
            </w:tcBorders>
            <w:shd w:val="clear" w:color="auto" w:fill="auto"/>
            <w:noWrap/>
            <w:vAlign w:val="bottom"/>
          </w:tcPr>
          <w:p w:rsidR="005D18C1" w:rsidRDefault="005D18C1">
            <w:pPr>
              <w:rPr>
                <w:rFonts w:ascii="Helvetica" w:hAnsi="Helvetica" w:cs="Calibri"/>
                <w:b/>
                <w:bCs/>
                <w:color w:val="000000"/>
                <w:sz w:val="20"/>
                <w:szCs w:val="20"/>
              </w:rPr>
            </w:pPr>
          </w:p>
        </w:tc>
        <w:tc>
          <w:tcPr>
            <w:tcW w:w="381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ranking</w:t>
            </w:r>
          </w:p>
        </w:tc>
        <w:tc>
          <w:tcPr>
            <w:tcW w:w="61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0.003</w:t>
            </w:r>
          </w:p>
        </w:tc>
        <w:tc>
          <w:tcPr>
            <w:tcW w:w="379"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0.960</w:t>
            </w:r>
          </w:p>
        </w:tc>
      </w:tr>
      <w:tr w:rsidR="005D18C1">
        <w:trPr>
          <w:trHeight w:val="320"/>
        </w:trPr>
        <w:tc>
          <w:tcPr>
            <w:tcW w:w="3665"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c>
          <w:tcPr>
            <w:tcW w:w="381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Year</w:t>
            </w:r>
          </w:p>
        </w:tc>
        <w:tc>
          <w:tcPr>
            <w:tcW w:w="61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0.52</w:t>
            </w:r>
          </w:p>
        </w:tc>
        <w:tc>
          <w:tcPr>
            <w:tcW w:w="379"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0.470</w:t>
            </w:r>
          </w:p>
        </w:tc>
      </w:tr>
      <w:tr w:rsidR="005D18C1">
        <w:trPr>
          <w:trHeight w:val="320"/>
        </w:trPr>
        <w:tc>
          <w:tcPr>
            <w:tcW w:w="3665"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c>
          <w:tcPr>
            <w:tcW w:w="381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Gender</w:t>
            </w:r>
          </w:p>
        </w:tc>
        <w:tc>
          <w:tcPr>
            <w:tcW w:w="61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1.68</w:t>
            </w:r>
          </w:p>
        </w:tc>
        <w:tc>
          <w:tcPr>
            <w:tcW w:w="379"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0.194</w:t>
            </w:r>
          </w:p>
        </w:tc>
      </w:tr>
      <w:tr w:rsidR="005D18C1">
        <w:trPr>
          <w:trHeight w:val="320"/>
        </w:trPr>
        <w:tc>
          <w:tcPr>
            <w:tcW w:w="3665"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c>
          <w:tcPr>
            <w:tcW w:w="381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Before/after</w:t>
            </w:r>
          </w:p>
        </w:tc>
        <w:tc>
          <w:tcPr>
            <w:tcW w:w="610"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0.14</w:t>
            </w:r>
          </w:p>
        </w:tc>
        <w:tc>
          <w:tcPr>
            <w:tcW w:w="379"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0.704</w:t>
            </w:r>
          </w:p>
        </w:tc>
      </w:tr>
      <w:tr w:rsidR="005D18C1">
        <w:trPr>
          <w:trHeight w:val="320"/>
        </w:trPr>
        <w:tc>
          <w:tcPr>
            <w:tcW w:w="3665" w:type="dxa"/>
            <w:tcBorders>
              <w:top w:val="nil"/>
              <w:left w:val="nil"/>
              <w:bottom w:val="single" w:sz="4" w:space="0" w:color="auto"/>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 </w:t>
            </w:r>
          </w:p>
        </w:tc>
        <w:tc>
          <w:tcPr>
            <w:tcW w:w="3818" w:type="dxa"/>
            <w:tcBorders>
              <w:top w:val="nil"/>
              <w:left w:val="nil"/>
              <w:bottom w:val="single" w:sz="4" w:space="0" w:color="auto"/>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PhD university location x Before/after</w:t>
            </w:r>
          </w:p>
        </w:tc>
        <w:tc>
          <w:tcPr>
            <w:tcW w:w="610" w:type="dxa"/>
            <w:tcBorders>
              <w:top w:val="nil"/>
              <w:left w:val="nil"/>
              <w:bottom w:val="single" w:sz="4" w:space="0" w:color="auto"/>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5.00</w:t>
            </w:r>
          </w:p>
        </w:tc>
        <w:tc>
          <w:tcPr>
            <w:tcW w:w="379" w:type="dxa"/>
            <w:tcBorders>
              <w:top w:val="nil"/>
              <w:left w:val="nil"/>
              <w:bottom w:val="single" w:sz="4" w:space="0" w:color="auto"/>
              <w:right w:val="nil"/>
            </w:tcBorders>
            <w:shd w:val="clear" w:color="auto" w:fill="auto"/>
            <w:noWrap/>
            <w:vAlign w:val="bottom"/>
          </w:tcPr>
          <w:p w:rsidR="005D18C1" w:rsidRDefault="006C4A5E">
            <w:pPr>
              <w:rPr>
                <w:rFonts w:ascii="Helvetica" w:hAnsi="Helvetica" w:cs="Calibri"/>
                <w:color w:val="000000"/>
                <w:sz w:val="20"/>
                <w:szCs w:val="20"/>
              </w:rPr>
            </w:pPr>
            <w:r>
              <w:rPr>
                <w:rFonts w:ascii="Helvetica" w:hAnsi="Helvetica" w:cs="Calibri"/>
                <w:color w:val="000000"/>
                <w:sz w:val="20"/>
                <w:szCs w:val="20"/>
              </w:rPr>
              <w:t>1</w:t>
            </w:r>
          </w:p>
        </w:tc>
        <w:tc>
          <w:tcPr>
            <w:tcW w:w="828" w:type="dxa"/>
            <w:tcBorders>
              <w:top w:val="nil"/>
              <w:left w:val="nil"/>
              <w:bottom w:val="single" w:sz="4" w:space="0" w:color="auto"/>
              <w:right w:val="nil"/>
            </w:tcBorders>
            <w:shd w:val="clear" w:color="auto" w:fill="auto"/>
            <w:noWrap/>
            <w:vAlign w:val="bottom"/>
          </w:tcPr>
          <w:p w:rsidR="005D18C1" w:rsidRDefault="006C4A5E">
            <w:pPr>
              <w:rPr>
                <w:rFonts w:ascii="Helvetica" w:hAnsi="Helvetica" w:cs="Calibri"/>
                <w:b/>
                <w:bCs/>
                <w:color w:val="000000"/>
                <w:sz w:val="20"/>
                <w:szCs w:val="20"/>
              </w:rPr>
            </w:pPr>
            <w:r>
              <w:rPr>
                <w:rFonts w:ascii="Helvetica" w:hAnsi="Helvetica" w:cs="Calibri"/>
                <w:b/>
                <w:bCs/>
                <w:color w:val="000000"/>
                <w:sz w:val="20"/>
                <w:szCs w:val="20"/>
              </w:rPr>
              <w:t>0.025</w:t>
            </w:r>
          </w:p>
        </w:tc>
      </w:tr>
      <w:tr w:rsidR="005D18C1">
        <w:trPr>
          <w:trHeight w:val="320"/>
        </w:trPr>
        <w:tc>
          <w:tcPr>
            <w:tcW w:w="7483" w:type="dxa"/>
            <w:gridSpan w:val="2"/>
            <w:tcBorders>
              <w:top w:val="nil"/>
              <w:left w:val="nil"/>
              <w:bottom w:val="nil"/>
              <w:right w:val="nil"/>
            </w:tcBorders>
            <w:shd w:val="clear" w:color="auto" w:fill="auto"/>
            <w:noWrap/>
            <w:vAlign w:val="bottom"/>
          </w:tcPr>
          <w:p w:rsidR="005D18C1" w:rsidRDefault="006C4A5E">
            <w:pPr>
              <w:rPr>
                <w:rFonts w:ascii="Helvetica" w:hAnsi="Helvetica" w:cs="Calibri"/>
                <w:color w:val="000000"/>
                <w:sz w:val="20"/>
                <w:szCs w:val="20"/>
              </w:rPr>
            </w:pPr>
            <w:proofErr w:type="gramStart"/>
            <w:r>
              <w:rPr>
                <w:rFonts w:ascii="Helvetica" w:hAnsi="Helvetica" w:cs="Calibri"/>
                <w:i/>
                <w:iCs/>
                <w:color w:val="000000"/>
                <w:sz w:val="20"/>
                <w:szCs w:val="20"/>
              </w:rPr>
              <w:t>p</w:t>
            </w:r>
            <w:proofErr w:type="gramEnd"/>
            <w:r>
              <w:rPr>
                <w:rFonts w:ascii="Helvetica" w:hAnsi="Helvetica" w:cs="Calibri"/>
                <w:i/>
                <w:iCs/>
                <w:color w:val="000000"/>
                <w:sz w:val="20"/>
                <w:szCs w:val="20"/>
              </w:rPr>
              <w:t xml:space="preserve"> </w:t>
            </w:r>
            <w:r>
              <w:rPr>
                <w:rFonts w:ascii="Helvetica" w:hAnsi="Helvetica" w:cs="Calibri"/>
                <w:color w:val="000000"/>
                <w:sz w:val="20"/>
                <w:szCs w:val="20"/>
              </w:rPr>
              <w:t>values &lt; 0.05 are highlighted in bold.</w:t>
            </w:r>
          </w:p>
        </w:tc>
        <w:tc>
          <w:tcPr>
            <w:tcW w:w="610" w:type="dxa"/>
            <w:tcBorders>
              <w:top w:val="nil"/>
              <w:left w:val="nil"/>
              <w:bottom w:val="nil"/>
              <w:right w:val="nil"/>
            </w:tcBorders>
            <w:shd w:val="clear" w:color="auto" w:fill="auto"/>
            <w:noWrap/>
            <w:vAlign w:val="bottom"/>
          </w:tcPr>
          <w:p w:rsidR="005D18C1" w:rsidRDefault="005D18C1">
            <w:pPr>
              <w:rPr>
                <w:rFonts w:ascii="Helvetica" w:hAnsi="Helvetica" w:cs="Calibri"/>
                <w:color w:val="000000"/>
                <w:sz w:val="20"/>
                <w:szCs w:val="20"/>
              </w:rPr>
            </w:pPr>
          </w:p>
        </w:tc>
        <w:tc>
          <w:tcPr>
            <w:tcW w:w="379" w:type="dxa"/>
            <w:tcBorders>
              <w:top w:val="nil"/>
              <w:left w:val="nil"/>
              <w:bottom w:val="nil"/>
              <w:right w:val="nil"/>
            </w:tcBorders>
            <w:shd w:val="clear" w:color="auto" w:fill="auto"/>
            <w:noWrap/>
            <w:vAlign w:val="bottom"/>
          </w:tcPr>
          <w:p w:rsidR="005D18C1" w:rsidRDefault="005D18C1">
            <w:pPr>
              <w:rPr>
                <w:sz w:val="20"/>
                <w:szCs w:val="20"/>
              </w:rPr>
            </w:pPr>
          </w:p>
        </w:tc>
        <w:tc>
          <w:tcPr>
            <w:tcW w:w="828" w:type="dxa"/>
            <w:tcBorders>
              <w:top w:val="nil"/>
              <w:left w:val="nil"/>
              <w:bottom w:val="nil"/>
              <w:right w:val="nil"/>
            </w:tcBorders>
            <w:shd w:val="clear" w:color="auto" w:fill="auto"/>
            <w:noWrap/>
            <w:vAlign w:val="bottom"/>
          </w:tcPr>
          <w:p w:rsidR="005D18C1" w:rsidRDefault="005D18C1">
            <w:pPr>
              <w:rPr>
                <w:sz w:val="20"/>
                <w:szCs w:val="20"/>
              </w:rPr>
            </w:pPr>
          </w:p>
        </w:tc>
      </w:tr>
    </w:tbl>
    <w:p w:rsidR="005D18C1" w:rsidRDefault="005D18C1">
      <w:pPr>
        <w:rPr>
          <w:rFonts w:ascii="Helvetica" w:hAnsi="Helvetica"/>
        </w:rPr>
      </w:pPr>
    </w:p>
    <w:sectPr w:rsidR="005D18C1" w:rsidSect="005D18C1">
      <w:pgSz w:w="11906" w:h="16838"/>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genchanghsu" w:date="2022-01-13T05:51:00Z" w:initials="g">
    <w:p w:rsidR="006C4A5E" w:rsidRDefault="006C4A5E">
      <w:pPr>
        <w:pStyle w:val="a6"/>
      </w:pPr>
      <w:proofErr w:type="gramStart"/>
      <w:r>
        <w:t>Maybe ”</w:t>
      </w:r>
      <w:proofErr w:type="gramEnd"/>
      <w:r>
        <w:t>land</w:t>
      </w:r>
      <w:r>
        <w:rPr>
          <w:rFonts w:eastAsiaTheme="minorEastAsia" w:hint="eastAsia"/>
        </w:rPr>
        <w:t>ed</w:t>
      </w:r>
      <w:r>
        <w:t>” sounds better here?</w:t>
      </w:r>
    </w:p>
  </w:comment>
  <w:comment w:id="25" w:author="genchanghsu" w:date="2022-01-13T06:02:00Z" w:initials="g">
    <w:p w:rsidR="006C4A5E" w:rsidRDefault="006C4A5E">
      <w:pPr>
        <w:pStyle w:val="a6"/>
      </w:pPr>
      <w:r>
        <w:t>Maybe use numbered list</w:t>
      </w:r>
      <w:r>
        <w:rPr>
          <w:rFonts w:eastAsiaTheme="minorEastAsia" w:hint="eastAsia"/>
        </w:rPr>
        <w:t>?</w:t>
      </w:r>
      <w:r>
        <w:t xml:space="preserve"> </w:t>
      </w:r>
    </w:p>
  </w:comment>
  <w:comment w:id="46" w:author="." w:date="2022-01-13T06:07:00Z" w:initials="">
    <w:p w:rsidR="006C4A5E" w:rsidRDefault="006C4A5E">
      <w:pPr>
        <w:pStyle w:val="a6"/>
        <w:rPr>
          <w:rFonts w:eastAsiaTheme="minorEastAsia"/>
        </w:rPr>
      </w:pPr>
    </w:p>
    <w:p w:rsidR="006C4A5E" w:rsidRDefault="006C4A5E">
      <w:pPr>
        <w:pStyle w:val="a6"/>
        <w:rPr>
          <w:rFonts w:eastAsiaTheme="minorEastAsia"/>
        </w:rPr>
      </w:pPr>
      <w:r>
        <w:rPr>
          <w:rFonts w:eastAsiaTheme="minorEastAsia" w:hint="eastAsia"/>
        </w:rPr>
        <w:t>These words seem unnecessary.</w:t>
      </w:r>
    </w:p>
  </w:comment>
  <w:comment w:id="54" w:author="genchanghsu" w:date="2022-01-13T14:08:00Z" w:initials="g">
    <w:p w:rsidR="006C4A5E" w:rsidRDefault="006C4A5E">
      <w:pPr>
        <w:pStyle w:val="a6"/>
      </w:pPr>
      <w:r>
        <w:t>You mean top 150 in Asia?</w:t>
      </w:r>
    </w:p>
  </w:comment>
  <w:comment w:id="68" w:author="Syuan-Jyun Sun" w:date="2022-01-05T09:35:00Z" w:initials="SJS">
    <w:p w:rsidR="006C4A5E" w:rsidRDefault="006C4A5E">
      <w:pPr>
        <w:pStyle w:val="a6"/>
      </w:pPr>
      <w:r>
        <w:t>Cite</w:t>
      </w:r>
    </w:p>
    <w:p w:rsidR="006C4A5E" w:rsidRDefault="006C4A5E">
      <w:r>
        <w:rPr>
          <w:rFonts w:ascii="Merriweather" w:hAnsi="Merriweather"/>
          <w:b/>
          <w:bCs/>
          <w:color w:val="2A2A2A"/>
          <w:sz w:val="36"/>
          <w:szCs w:val="36"/>
          <w:shd w:val="clear" w:color="auto" w:fill="FFFFFF"/>
        </w:rPr>
        <w:t>Predicting Publication Success for Biologists </w:t>
      </w:r>
    </w:p>
    <w:p w:rsidR="006C4A5E" w:rsidRDefault="006C4A5E">
      <w:pPr>
        <w:pStyle w:val="a6"/>
      </w:pPr>
    </w:p>
  </w:comment>
  <w:comment w:id="58" w:author="genchanghsu" w:date="2022-01-13T06:18:00Z" w:initials="g">
    <w:p w:rsidR="006C4A5E" w:rsidRDefault="006C4A5E">
      <w:pPr>
        <w:pStyle w:val="a6"/>
      </w:pPr>
      <w:r>
        <w:t>Yes this is important since biological sciences encompass a wide range of fields that can vary substantially in their academic situations. So we might need to make sure the PIs we include in our study are comparable in terms of academic performance and other rates/indices.</w:t>
      </w:r>
      <w:r>
        <w:rPr>
          <w:rFonts w:eastAsiaTheme="minorEastAsia" w:hint="eastAsia"/>
        </w:rPr>
        <w:t xml:space="preserve"> Also in our discussion, we should be careful not to over-generalize our results.</w:t>
      </w:r>
      <w:r>
        <w:t xml:space="preserve"> </w:t>
      </w:r>
    </w:p>
  </w:comment>
  <w:comment w:id="69" w:author="Syuan-Jyun Sun" w:date="2022-01-06T11:56:00Z" w:initials="SJS">
    <w:p w:rsidR="006C4A5E" w:rsidRDefault="006C4A5E">
      <w:pPr>
        <w:pStyle w:val="a6"/>
      </w:pPr>
      <w:r>
        <w:t>Cite</w:t>
      </w:r>
    </w:p>
    <w:p w:rsidR="006C4A5E" w:rsidRDefault="006C4A5E">
      <w:pPr>
        <w:pStyle w:val="Web"/>
      </w:pPr>
      <w:r>
        <w:rPr>
          <w:rFonts w:ascii="AdvPA5CF" w:hAnsi="AdvPA5CF"/>
          <w:sz w:val="16"/>
          <w:szCs w:val="16"/>
        </w:rPr>
        <w:t xml:space="preserve">Are gender gaps due to evaluations of the applicant or the science? A natural experiment at a national funding agency. </w:t>
      </w:r>
    </w:p>
    <w:p w:rsidR="006C4A5E" w:rsidRDefault="006C4A5E">
      <w:pPr>
        <w:pStyle w:val="a6"/>
      </w:pPr>
    </w:p>
  </w:comment>
  <w:comment w:id="74" w:author="genchanghsu" w:date="2022-01-13T06:26:00Z" w:initials="g">
    <w:p w:rsidR="006C4A5E" w:rsidRDefault="006C4A5E">
      <w:pPr>
        <w:pStyle w:val="a6"/>
        <w:rPr>
          <w:rFonts w:eastAsiaTheme="minorEastAsia"/>
        </w:rPr>
      </w:pPr>
      <w:r>
        <w:t xml:space="preserve">Should we use the ranking at the time when the PI landed a faculty job, or just use the latest ranking (2022)? </w:t>
      </w:r>
    </w:p>
    <w:p w:rsidR="006C4A5E" w:rsidRDefault="006C4A5E">
      <w:pPr>
        <w:pStyle w:val="a6"/>
        <w:rPr>
          <w:rFonts w:eastAsiaTheme="minorEastAsia"/>
        </w:rPr>
      </w:pPr>
    </w:p>
    <w:p w:rsidR="006C4A5E" w:rsidRDefault="006C4A5E">
      <w:pPr>
        <w:pStyle w:val="a6"/>
        <w:rPr>
          <w:rFonts w:eastAsiaTheme="minorEastAsia"/>
        </w:rPr>
      </w:pPr>
      <w:r>
        <w:rPr>
          <w:rFonts w:eastAsiaTheme="minorEastAsia" w:hint="eastAsia"/>
        </w:rPr>
        <w:t>T</w:t>
      </w:r>
      <w:r>
        <w:t>he former might be more reflective of the effect the university</w:t>
      </w:r>
      <w:r>
        <w:rPr>
          <w:rFonts w:eastAsiaTheme="minorEastAsia" w:hint="eastAsia"/>
        </w:rPr>
        <w:t xml:space="preserve"> </w:t>
      </w:r>
      <w:r>
        <w:rPr>
          <w:rFonts w:eastAsiaTheme="minorEastAsia"/>
        </w:rPr>
        <w:t>prestige</w:t>
      </w:r>
      <w:r>
        <w:t xml:space="preserve"> had on the PI’s job application.</w:t>
      </w:r>
      <w:r>
        <w:rPr>
          <w:rFonts w:eastAsiaTheme="minorEastAsia" w:hint="eastAsia"/>
        </w:rPr>
        <w:t xml:space="preserve"> Would the rankings differ across years (Maybe not that much for the top schools but could be for the lower-ranked schools)?</w:t>
      </w:r>
    </w:p>
    <w:p w:rsidR="006C4A5E" w:rsidRDefault="006C4A5E">
      <w:pPr>
        <w:pStyle w:val="a6"/>
        <w:rPr>
          <w:rFonts w:eastAsiaTheme="minorEastAsia"/>
        </w:rPr>
      </w:pPr>
    </w:p>
    <w:p w:rsidR="006C4A5E" w:rsidRDefault="006C4A5E">
      <w:pPr>
        <w:pStyle w:val="a6"/>
      </w:pPr>
      <w:r>
        <w:t xml:space="preserve">But of course it might take more time to collect </w:t>
      </w:r>
      <w:r>
        <w:rPr>
          <w:rFonts w:eastAsiaTheme="minorEastAsia" w:hint="eastAsia"/>
        </w:rPr>
        <w:t xml:space="preserve">year-specific </w:t>
      </w:r>
      <w:r>
        <w:t>ranking data.</w:t>
      </w:r>
      <w:r>
        <w:rPr>
          <w:rFonts w:eastAsiaTheme="minorEastAsia" w:hint="eastAsia"/>
        </w:rPr>
        <w:t xml:space="preserve"> </w:t>
      </w:r>
      <w:r>
        <w:t xml:space="preserve"> </w:t>
      </w:r>
    </w:p>
    <w:p w:rsidR="006C4A5E" w:rsidRDefault="006C4A5E">
      <w:pPr>
        <w:pStyle w:val="a6"/>
      </w:pPr>
    </w:p>
  </w:comment>
  <w:comment w:id="77" w:author="genchanghsu" w:date="2022-01-13T13:43:00Z" w:initials="g">
    <w:p w:rsidR="006C4A5E" w:rsidRDefault="006C4A5E">
      <w:pPr>
        <w:pStyle w:val="a6"/>
      </w:pPr>
      <w:r>
        <w:t>I think another interesting measure of PI performance is the number of high-profile journals (Nature, Science, Cell. etc) published during each career stage.</w:t>
      </w:r>
    </w:p>
  </w:comment>
  <w:comment w:id="78" w:author="Syuan-Jyun Sun" w:date="2022-01-05T10:56:00Z" w:initials="SJS">
    <w:p w:rsidR="006C4A5E" w:rsidRDefault="006C4A5E">
      <w:r>
        <w:rPr>
          <w:rFonts w:ascii="Segoe UI" w:hAnsi="Segoe UI" w:cs="Segoe UI"/>
          <w:color w:val="000000"/>
          <w:sz w:val="22"/>
          <w:szCs w:val="22"/>
          <w:shd w:val="clear" w:color="auto" w:fill="FFFFFF"/>
        </w:rPr>
        <w:t>(Hirsch, 2005)</w:t>
      </w:r>
    </w:p>
    <w:p w:rsidR="006C4A5E" w:rsidRDefault="006C4A5E">
      <w:pPr>
        <w:pStyle w:val="a6"/>
      </w:pPr>
    </w:p>
  </w:comment>
  <w:comment w:id="79" w:author="Syuan-Jyun Sun" w:date="2022-01-05T11:15:00Z" w:initials="SJS">
    <w:p w:rsidR="006C4A5E" w:rsidRDefault="006C4A5E">
      <w:r>
        <w:t xml:space="preserve">Cite </w:t>
      </w:r>
      <w:r>
        <w:rPr>
          <w:rFonts w:ascii="Segoe UI" w:hAnsi="Segoe UI" w:cs="Segoe UI"/>
          <w:b/>
          <w:bCs/>
          <w:color w:val="000000"/>
          <w:sz w:val="22"/>
          <w:szCs w:val="22"/>
          <w:shd w:val="clear" w:color="auto" w:fill="FFFFFF"/>
        </w:rPr>
        <w:t>Equivalence of results from two citation analyses: Thomson ISI’s Citation Index and Google Scholar’s service</w:t>
      </w:r>
      <w:r>
        <w:rPr>
          <w:rFonts w:ascii="Segoe UI" w:hAnsi="Segoe UI" w:cs="Segoe UI"/>
          <w:color w:val="000000"/>
          <w:sz w:val="22"/>
          <w:szCs w:val="22"/>
          <w:shd w:val="clear" w:color="auto" w:fill="FFFFFF"/>
        </w:rPr>
        <w:t>,</w:t>
      </w:r>
    </w:p>
    <w:p w:rsidR="006C4A5E" w:rsidRDefault="006C4A5E">
      <w:pPr>
        <w:pStyle w:val="a6"/>
      </w:pPr>
    </w:p>
  </w:comment>
  <w:comment w:id="80" w:author="." w:date="2022-01-13T06:27:00Z" w:initials="">
    <w:p w:rsidR="006C4A5E" w:rsidRDefault="006C4A5E">
      <w:pPr>
        <w:pStyle w:val="a6"/>
        <w:rPr>
          <w:rFonts w:eastAsiaTheme="minorEastAsia"/>
        </w:rPr>
      </w:pPr>
    </w:p>
    <w:p w:rsidR="006C4A5E" w:rsidRDefault="006C4A5E">
      <w:pPr>
        <w:pStyle w:val="a6"/>
        <w:rPr>
          <w:rFonts w:eastAsiaTheme="minorEastAsia"/>
        </w:rPr>
      </w:pPr>
      <w:r>
        <w:rPr>
          <w:rFonts w:eastAsiaTheme="minorEastAsia" w:hint="eastAsia"/>
        </w:rPr>
        <w:t>What is (350) here?</w:t>
      </w:r>
    </w:p>
  </w:comment>
  <w:comment w:id="82" w:author="Syuan-Jyun Sun" w:date="2022-01-05T10:54:00Z" w:initials="SJS">
    <w:p w:rsidR="006C4A5E" w:rsidRDefault="006C4A5E">
      <w:pPr>
        <w:pStyle w:val="a6"/>
      </w:pPr>
      <w:r>
        <w:t xml:space="preserve">Cite correlation of </w:t>
      </w:r>
      <w:proofErr w:type="spellStart"/>
      <w:r>
        <w:t>matrics</w:t>
      </w:r>
      <w:proofErr w:type="spellEnd"/>
    </w:p>
    <w:p w:rsidR="006C4A5E" w:rsidRDefault="006C4A5E">
      <w:pPr>
        <w:pStyle w:val="a6"/>
      </w:pPr>
      <w:hyperlink r:id="rId1" w:history="1">
        <w:r>
          <w:rPr>
            <w:rStyle w:val="af0"/>
          </w:rPr>
          <w:t>https://www.tandfonline.com/doi/full/10.1080/13504851.2012.697115?casa_token=LYawmon61DYAAAAA%3AVEA9qIkRCXZG2em1PjFDZ262hjPcR2wcHe4mKZc5fJ0CR6uGNsj2EAnwiBxo2EdyEcuah02lAh8</w:t>
        </w:r>
      </w:hyperlink>
    </w:p>
    <w:p w:rsidR="006C4A5E" w:rsidRDefault="006C4A5E">
      <w:pPr>
        <w:pStyle w:val="a6"/>
      </w:pPr>
    </w:p>
    <w:p w:rsidR="006C4A5E" w:rsidRDefault="006C4A5E">
      <w:pPr>
        <w:pStyle w:val="a6"/>
      </w:pPr>
      <w:hyperlink r:id="rId2" w:history="1">
        <w:r>
          <w:rPr>
            <w:rStyle w:val="af0"/>
          </w:rPr>
          <w:t>https://academic.oup.com/bioscience/article/63/10/817/238191?fbclid=IwAR1yyoQl2wp7MpK6iJrizRqEKAvmLeGTufcKde4aLDeeOmkzRrxD7EFktl8</w:t>
        </w:r>
      </w:hyperlink>
    </w:p>
    <w:p w:rsidR="006C4A5E" w:rsidRDefault="006C4A5E">
      <w:pPr>
        <w:pStyle w:val="a6"/>
      </w:pPr>
    </w:p>
    <w:p w:rsidR="006C4A5E" w:rsidRDefault="006C4A5E">
      <w:pPr>
        <w:pStyle w:val="a6"/>
      </w:pPr>
    </w:p>
  </w:comment>
  <w:comment w:id="83" w:author="Syuan-Jyun Sun" w:date="2022-01-05T11:08:00Z" w:initials="SJS">
    <w:p w:rsidR="006C4A5E" w:rsidRDefault="006C4A5E">
      <w:proofErr w:type="gramStart"/>
      <w:r>
        <w:t>cite</w:t>
      </w:r>
      <w:proofErr w:type="gramEnd"/>
      <w:r>
        <w:t xml:space="preserve"> </w:t>
      </w:r>
      <w:proofErr w:type="spellStart"/>
      <w:r>
        <w:rPr>
          <w:rFonts w:ascii="Segoe UI" w:hAnsi="Segoe UI" w:cs="Segoe UI"/>
          <w:color w:val="000000"/>
          <w:sz w:val="22"/>
          <w:szCs w:val="22"/>
          <w:shd w:val="clear" w:color="auto" w:fill="FFFFFF"/>
        </w:rPr>
        <w:t>Glänzel</w:t>
      </w:r>
      <w:proofErr w:type="spellEnd"/>
      <w:r>
        <w:rPr>
          <w:rFonts w:ascii="Segoe UI" w:hAnsi="Segoe UI" w:cs="Segoe UI"/>
          <w:color w:val="000000"/>
          <w:sz w:val="22"/>
          <w:szCs w:val="22"/>
          <w:shd w:val="clear" w:color="auto" w:fill="FFFFFF"/>
        </w:rPr>
        <w:t>, 2006</w:t>
      </w:r>
    </w:p>
  </w:comment>
  <w:comment w:id="85" w:author="." w:date="2022-01-15T06:43:00Z" w:initials="">
    <w:p w:rsidR="006C4A5E" w:rsidRDefault="006C4A5E">
      <w:pPr>
        <w:pStyle w:val="a6"/>
        <w:rPr>
          <w:rFonts w:eastAsiaTheme="minorEastAsia"/>
        </w:rPr>
      </w:pPr>
    </w:p>
    <w:p w:rsidR="006C4A5E" w:rsidRDefault="006C4A5E">
      <w:pPr>
        <w:pStyle w:val="a6"/>
        <w:rPr>
          <w:rFonts w:eastAsiaTheme="minorEastAsia"/>
        </w:rPr>
      </w:pPr>
      <w:r>
        <w:rPr>
          <w:rFonts w:eastAsiaTheme="minorEastAsia" w:hint="eastAsia"/>
        </w:rPr>
        <w:t xml:space="preserve">Is this a binary factor (whether the </w:t>
      </w:r>
      <w:r>
        <w:rPr>
          <w:rFonts w:eastAsiaTheme="minorEastAsia"/>
        </w:rPr>
        <w:t>university</w:t>
      </w:r>
      <w:r>
        <w:rPr>
          <w:rFonts w:eastAsiaTheme="minorEastAsia" w:hint="eastAsia"/>
        </w:rPr>
        <w:t xml:space="preserve"> is in Taiwan or not)? Since </w:t>
      </w:r>
      <w:r>
        <w:rPr>
          <w:rFonts w:eastAsiaTheme="minorEastAsia"/>
        </w:rPr>
        <w:t>foreign</w:t>
      </w:r>
      <w:r>
        <w:rPr>
          <w:rFonts w:eastAsiaTheme="minorEastAsia" w:hint="eastAsia"/>
        </w:rPr>
        <w:t xml:space="preserve"> universities can vary quite a bit, it might be helpful if we can further assign these universities into finer categories (e.g., classify them by continent). What do you think?</w:t>
      </w:r>
    </w:p>
  </w:comment>
  <w:comment w:id="92" w:author="." w:date="2022-01-13T07:02:00Z" w:initials="">
    <w:p w:rsidR="006C4A5E" w:rsidRDefault="006C4A5E">
      <w:pPr>
        <w:pStyle w:val="a6"/>
        <w:rPr>
          <w:rFonts w:eastAsiaTheme="minorEastAsia"/>
        </w:rPr>
      </w:pPr>
    </w:p>
    <w:p w:rsidR="006C4A5E" w:rsidRDefault="006C4A5E">
      <w:pPr>
        <w:pStyle w:val="a6"/>
        <w:rPr>
          <w:rFonts w:eastAsiaTheme="minorEastAsia"/>
        </w:rPr>
      </w:pPr>
      <w:r>
        <w:rPr>
          <w:rFonts w:eastAsiaTheme="minorEastAsia" w:hint="eastAsia"/>
        </w:rPr>
        <w:t>Why didn</w:t>
      </w:r>
      <w:r>
        <w:rPr>
          <w:rFonts w:eastAsiaTheme="minorEastAsia"/>
        </w:rPr>
        <w:t>’</w:t>
      </w:r>
      <w:r>
        <w:rPr>
          <w:rFonts w:eastAsiaTheme="minorEastAsia" w:hint="eastAsia"/>
        </w:rPr>
        <w:t xml:space="preserve">t you also compare the academic performance </w:t>
      </w:r>
      <w:r>
        <w:rPr>
          <w:rFonts w:eastAsiaTheme="minorEastAsia"/>
        </w:rPr>
        <w:t>before</w:t>
      </w:r>
      <w:r>
        <w:rPr>
          <w:rFonts w:eastAsiaTheme="minorEastAsia" w:hint="eastAsia"/>
        </w:rPr>
        <w:t xml:space="preserve"> and after promotion to full professor? </w:t>
      </w:r>
    </w:p>
  </w:comment>
  <w:comment w:id="96" w:author="." w:date="2022-01-15T06:44:00Z" w:initials="">
    <w:p w:rsidR="006C4A5E" w:rsidRDefault="006C4A5E">
      <w:pPr>
        <w:pStyle w:val="a6"/>
        <w:rPr>
          <w:rFonts w:eastAsiaTheme="minorEastAsia"/>
        </w:rPr>
      </w:pPr>
    </w:p>
    <w:p w:rsidR="006C4A5E" w:rsidRDefault="006C4A5E">
      <w:pPr>
        <w:pStyle w:val="a6"/>
        <w:rPr>
          <w:rFonts w:eastAsiaTheme="minorEastAsia"/>
        </w:rPr>
      </w:pPr>
      <w:r>
        <w:rPr>
          <w:rFonts w:eastAsiaTheme="minorEastAsia" w:hint="eastAsia"/>
        </w:rPr>
        <w:t>An alternative way to analyze the data is to first compute the difference in h-index before and after becoming a new PI for each PI, and use these differences as the response in the model (kind of like a paired test). In doing so, we don</w:t>
      </w:r>
      <w:r>
        <w:rPr>
          <w:rFonts w:eastAsiaTheme="minorEastAsia"/>
        </w:rPr>
        <w:t>’</w:t>
      </w:r>
      <w:r>
        <w:rPr>
          <w:rFonts w:eastAsiaTheme="minorEastAsia" w:hint="eastAsia"/>
        </w:rPr>
        <w:t>t need to include PI as an additional random effect (so that each PI will just be an observation).</w:t>
      </w:r>
    </w:p>
  </w:comment>
  <w:comment w:id="99" w:author="." w:date="2022-01-13T07:05:00Z" w:initials="">
    <w:p w:rsidR="006C4A5E" w:rsidRDefault="006C4A5E">
      <w:pPr>
        <w:pStyle w:val="a6"/>
        <w:rPr>
          <w:rFonts w:eastAsiaTheme="minorEastAsia"/>
        </w:rPr>
      </w:pPr>
    </w:p>
    <w:p w:rsidR="006C4A5E" w:rsidRDefault="006C4A5E">
      <w:pPr>
        <w:pStyle w:val="a6"/>
        <w:rPr>
          <w:rFonts w:eastAsiaTheme="minorEastAsia"/>
        </w:rPr>
      </w:pPr>
      <w:r>
        <w:rPr>
          <w:rFonts w:eastAsiaTheme="minorEastAsia" w:hint="eastAsia"/>
        </w:rPr>
        <w:t>Besides the normality assumption, we might also need to check the residuals for independence and equal variance.</w:t>
      </w:r>
    </w:p>
  </w:comment>
  <w:comment w:id="100" w:author="genchanghsu" w:date="2022-01-15T07:07:00Z" w:initials="g">
    <w:p w:rsidR="006C4A5E" w:rsidRDefault="006C4A5E">
      <w:pPr>
        <w:pStyle w:val="a6"/>
      </w:pPr>
      <w:r>
        <w:t xml:space="preserve">As you mentioned, the university ranking ranges from 3 to 1200, and I wonder if </w:t>
      </w:r>
      <w:r>
        <w:rPr>
          <w:rFonts w:eastAsiaTheme="minorEastAsia" w:hint="eastAsia"/>
        </w:rPr>
        <w:t xml:space="preserve">such a </w:t>
      </w:r>
      <w:r>
        <w:t>wide range would influence the model results (due to heavy tail or weird distribution). Also, I feel that rankings are more of a discrete variable rather than continuous</w:t>
      </w:r>
      <w:r>
        <w:rPr>
          <w:rFonts w:eastAsiaTheme="minorEastAsia" w:hint="eastAsia"/>
        </w:rPr>
        <w:t>. So a</w:t>
      </w:r>
      <w:r>
        <w:t xml:space="preserve">n alternative is to assign the universities into different prestige categories (e.g., top 20, 20 to 50, 50 to 100, 100-300, below 300) and treat it as a factor. </w:t>
      </w:r>
      <w:r>
        <w:rPr>
          <w:rFonts w:eastAsiaTheme="minorEastAsia" w:hint="eastAsia"/>
        </w:rPr>
        <w:t>I guess t</w:t>
      </w:r>
      <w:r>
        <w:t xml:space="preserve">his might make it easier to interpret the results. What do you think? </w:t>
      </w:r>
    </w:p>
  </w:comment>
  <w:comment w:id="101" w:author="genchanghsu" w:date="2022-01-15T07:07:00Z" w:initials="g">
    <w:p w:rsidR="006C4A5E" w:rsidRDefault="006C4A5E">
      <w:pPr>
        <w:pStyle w:val="a6"/>
        <w:rPr>
          <w:rFonts w:eastAsiaTheme="minorEastAsia"/>
        </w:rPr>
      </w:pPr>
      <w:r>
        <w:t xml:space="preserve">Actually I am wondering why you </w:t>
      </w:r>
      <w:r>
        <w:rPr>
          <w:rFonts w:eastAsiaTheme="minorEastAsia" w:hint="eastAsia"/>
        </w:rPr>
        <w:t>would like</w:t>
      </w:r>
      <w:r>
        <w:t xml:space="preserve"> to standardize these three vars. I don’t think it is necessary to do so just because they are at different scales (based on my knowledge)</w:t>
      </w:r>
      <w:r>
        <w:rPr>
          <w:rFonts w:eastAsiaTheme="minorEastAsia" w:hint="eastAsia"/>
        </w:rPr>
        <w:t xml:space="preserve"> unless you want to compare their regression coefficients/effect sizes (which is not the case in our study right?).</w:t>
      </w:r>
    </w:p>
    <w:p w:rsidR="006C4A5E" w:rsidRDefault="006C4A5E">
      <w:pPr>
        <w:pStyle w:val="a6"/>
        <w:rPr>
          <w:rFonts w:eastAsiaTheme="minorEastAsia"/>
        </w:rPr>
      </w:pPr>
    </w:p>
  </w:comment>
  <w:comment w:id="102" w:author="." w:date="2022-01-15T08:04:00Z" w:initials=".">
    <w:p w:rsidR="00F044A1" w:rsidRDefault="00F044A1">
      <w:pPr>
        <w:pStyle w:val="a6"/>
        <w:rPr>
          <w:rFonts w:eastAsiaTheme="minorEastAsia" w:hint="eastAsia"/>
        </w:rPr>
      </w:pPr>
      <w:r>
        <w:rPr>
          <w:rStyle w:val="a5"/>
        </w:rPr>
        <w:annotationRef/>
      </w:r>
    </w:p>
    <w:p w:rsidR="00F044A1" w:rsidRPr="00F044A1" w:rsidRDefault="002C01E6">
      <w:pPr>
        <w:pStyle w:val="a6"/>
        <w:rPr>
          <w:rFonts w:eastAsiaTheme="minorEastAsia" w:hint="eastAsia"/>
        </w:rPr>
      </w:pPr>
      <w:r>
        <w:rPr>
          <w:rFonts w:eastAsiaTheme="minorEastAsia" w:hint="eastAsia"/>
        </w:rPr>
        <w:t xml:space="preserve">Maybe </w:t>
      </w:r>
      <w:r>
        <w:rPr>
          <w:rFonts w:eastAsiaTheme="minorEastAsia" w:hint="eastAsia"/>
        </w:rPr>
        <w:t>need to make sure the</w:t>
      </w:r>
      <w:r w:rsidR="00F044A1">
        <w:rPr>
          <w:rFonts w:eastAsiaTheme="minorEastAsia" w:hint="eastAsia"/>
        </w:rPr>
        <w:t xml:space="preserve"> PIs</w:t>
      </w:r>
      <w:r w:rsidR="00F044A1">
        <w:rPr>
          <w:rFonts w:eastAsiaTheme="minorEastAsia"/>
        </w:rPr>
        <w:t xml:space="preserve"> </w:t>
      </w:r>
      <w:r>
        <w:rPr>
          <w:rFonts w:eastAsiaTheme="minorEastAsia" w:hint="eastAsia"/>
        </w:rPr>
        <w:t xml:space="preserve">we included in our analysis are representative of the fields and not biased </w:t>
      </w:r>
      <w:r>
        <w:rPr>
          <w:rFonts w:eastAsiaTheme="minorEastAsia"/>
        </w:rPr>
        <w:t>because</w:t>
      </w:r>
      <w:r>
        <w:rPr>
          <w:rFonts w:eastAsiaTheme="minorEastAsia" w:hint="eastAsia"/>
        </w:rPr>
        <w:t xml:space="preserve"> of our selection?</w:t>
      </w:r>
    </w:p>
  </w:comment>
  <w:comment w:id="111" w:author="genchanghsu" w:date="2022-01-15T07:08:00Z" w:initials="g">
    <w:p w:rsidR="006C4A5E" w:rsidRDefault="006C4A5E">
      <w:pPr>
        <w:pStyle w:val="a6"/>
      </w:pPr>
      <w:r>
        <w:rPr>
          <w:rFonts w:eastAsiaTheme="minorEastAsia" w:hint="eastAsia"/>
        </w:rPr>
        <w:t>T</w:t>
      </w:r>
      <w:r>
        <w:t xml:space="preserve">he resolution of the figure seems a bit low (slightly blurry). </w:t>
      </w:r>
    </w:p>
    <w:p w:rsidR="006C4A5E" w:rsidRDefault="006C4A5E">
      <w:pPr>
        <w:pStyle w:val="a6"/>
      </w:pPr>
    </w:p>
    <w:p w:rsidR="006C4A5E" w:rsidRDefault="006C4A5E">
      <w:pPr>
        <w:pStyle w:val="a6"/>
        <w:rPr>
          <w:rFonts w:eastAsia="PMingLiU"/>
        </w:rPr>
      </w:pPr>
      <w:r>
        <w:rPr>
          <w:rFonts w:eastAsiaTheme="minorEastAsia" w:hint="eastAsia"/>
        </w:rPr>
        <w:t xml:space="preserve">Another </w:t>
      </w:r>
      <w:r>
        <w:rPr>
          <w:rFonts w:eastAsia="PMingLiU" w:hint="eastAsia"/>
        </w:rPr>
        <w:t xml:space="preserve">suggestion for this figure: </w:t>
      </w:r>
    </w:p>
    <w:p w:rsidR="006C4A5E" w:rsidRDefault="006C4A5E">
      <w:pPr>
        <w:pStyle w:val="a6"/>
        <w:rPr>
          <w:rFonts w:eastAsia="PMingLiU"/>
        </w:rPr>
      </w:pPr>
      <w:r>
        <w:rPr>
          <w:rFonts w:eastAsia="PMingLiU" w:hint="eastAsia"/>
        </w:rPr>
        <w:t>Since panel (a) (b) and (c) (d) share x- and/or y-axis, I think we can use facets instead to save some ink!</w:t>
      </w:r>
    </w:p>
  </w:comment>
  <w:comment w:id="118" w:author="genchanghsu" w:date="2022-01-14T13:32:00Z" w:initials="g">
    <w:p w:rsidR="006C4A5E" w:rsidRDefault="006C4A5E">
      <w:pPr>
        <w:pStyle w:val="a6"/>
      </w:pPr>
      <w:r>
        <w:t xml:space="preserve">Several comments </w:t>
      </w:r>
      <w:r>
        <w:rPr>
          <w:rFonts w:eastAsia="PMingLiU" w:hint="eastAsia"/>
        </w:rPr>
        <w:t xml:space="preserve">on </w:t>
      </w:r>
      <w:r>
        <w:t>the figure:</w:t>
      </w:r>
    </w:p>
    <w:p w:rsidR="006C4A5E" w:rsidRDefault="006C4A5E">
      <w:pPr>
        <w:pStyle w:val="a6"/>
        <w:numPr>
          <w:ilvl w:val="0"/>
          <w:numId w:val="1"/>
        </w:numPr>
      </w:pPr>
      <w:r>
        <w:t xml:space="preserve"> Inconsistent font family.</w:t>
      </w:r>
    </w:p>
    <w:p w:rsidR="006C4A5E" w:rsidRDefault="006C4A5E">
      <w:pPr>
        <w:pStyle w:val="a6"/>
        <w:numPr>
          <w:ilvl w:val="0"/>
          <w:numId w:val="1"/>
        </w:numPr>
      </w:pPr>
      <w:r>
        <w:t xml:space="preserve"> Different line thicknesses and point sizes between the two panels.</w:t>
      </w:r>
    </w:p>
    <w:p w:rsidR="006C4A5E" w:rsidRDefault="006C4A5E">
      <w:pPr>
        <w:pStyle w:val="a6"/>
        <w:numPr>
          <w:ilvl w:val="0"/>
          <w:numId w:val="1"/>
        </w:numPr>
      </w:pPr>
      <w:r>
        <w:t xml:space="preserve"> No shaded areas in the figure.</w:t>
      </w:r>
    </w:p>
    <w:p w:rsidR="006C4A5E" w:rsidRDefault="006C4A5E">
      <w:pPr>
        <w:pStyle w:val="a6"/>
        <w:numPr>
          <w:ilvl w:val="0"/>
          <w:numId w:val="1"/>
        </w:numPr>
      </w:pPr>
      <w:r>
        <w:rPr>
          <w:rFonts w:eastAsia="PMingLiU" w:hint="eastAsia"/>
        </w:rPr>
        <w:t xml:space="preserve"> Weird character in the first axis tick label in panel (b).</w:t>
      </w:r>
    </w:p>
    <w:p w:rsidR="006C4A5E" w:rsidRDefault="006C4A5E">
      <w:pPr>
        <w:pStyle w:val="a6"/>
      </w:pPr>
    </w:p>
    <w:p w:rsidR="006C4A5E" w:rsidRDefault="006C4A5E">
      <w:pPr>
        <w:pStyle w:val="a6"/>
        <w:rPr>
          <w:rFonts w:eastAsia="PMingLiU"/>
        </w:rPr>
      </w:pPr>
      <w:r>
        <w:rPr>
          <w:rFonts w:eastAsia="PMingLiU" w:hint="eastAsia"/>
        </w:rPr>
        <w:t>Really don</w:t>
      </w:r>
      <w:r>
        <w:rPr>
          <w:rFonts w:eastAsia="PMingLiU"/>
        </w:rPr>
        <w:t>’</w:t>
      </w:r>
      <w:r>
        <w:rPr>
          <w:rFonts w:eastAsia="PMingLiU" w:hint="eastAsia"/>
        </w:rPr>
        <w:t>t</w:t>
      </w:r>
      <w:r>
        <w:t xml:space="preserve"> </w:t>
      </w:r>
      <w:r>
        <w:rPr>
          <w:rFonts w:eastAsia="PMingLiU" w:hint="eastAsia"/>
        </w:rPr>
        <w:t xml:space="preserve">want </w:t>
      </w:r>
      <w:r>
        <w:t>to sound vain, but I would be glad to</w:t>
      </w:r>
      <w:r>
        <w:rPr>
          <w:rFonts w:eastAsia="PMingLiU" w:hint="eastAsia"/>
        </w:rPr>
        <w:t xml:space="preserve"> recreate the </w:t>
      </w:r>
      <w:r>
        <w:t>figures (Fig. 1</w:t>
      </w:r>
      <w:r>
        <w:rPr>
          <w:rFonts w:eastAsia="PMingLiU" w:hint="eastAsia"/>
        </w:rPr>
        <w:t>, 2, and S2</w:t>
      </w:r>
      <w:r>
        <w:t>) if you feel</w:t>
      </w:r>
      <w:r>
        <w:rPr>
          <w:rFonts w:eastAsia="PMingLiU" w:hint="eastAsia"/>
        </w:rPr>
        <w:t xml:space="preserve"> that helps</w:t>
      </w:r>
      <w:r>
        <w:t xml:space="preserve"> </w:t>
      </w:r>
      <w:r>
        <w:rPr>
          <w:rFonts w:eastAsia="PMingLiU" w:hint="eastAsia"/>
        </w:rPr>
        <w:t>(j</w:t>
      </w:r>
      <w:r>
        <w:t>ust hope</w:t>
      </w:r>
      <w:r>
        <w:rPr>
          <w:rFonts w:eastAsia="PMingLiU" w:hint="eastAsia"/>
        </w:rPr>
        <w:t xml:space="preserve"> to show the best of our work</w:t>
      </w:r>
      <w:r>
        <w:t xml:space="preserve"> to </w:t>
      </w:r>
      <w:r>
        <w:rPr>
          <w:rFonts w:eastAsia="PMingLiU" w:hint="eastAsia"/>
        </w:rPr>
        <w:t>enhance</w:t>
      </w:r>
      <w:r>
        <w:t xml:space="preserve"> read</w:t>
      </w:r>
      <w:r>
        <w:rPr>
          <w:rFonts w:eastAsia="PMingLiU" w:hint="eastAsia"/>
        </w:rPr>
        <w:t>ers</w:t>
      </w:r>
      <w:r>
        <w:rPr>
          <w:rFonts w:eastAsia="PMingLiU"/>
        </w:rPr>
        <w:t>’</w:t>
      </w:r>
      <w:r>
        <w:t xml:space="preserve"> experience!</w:t>
      </w:r>
      <w:r>
        <w:rPr>
          <w:rFonts w:eastAsia="PMingLiU" w:hint="eastAsia"/>
        </w:rPr>
        <w:t>)</w:t>
      </w:r>
    </w:p>
    <w:p w:rsidR="006C4A5E" w:rsidRDefault="006C4A5E">
      <w:pPr>
        <w:pStyle w:val="a6"/>
      </w:pPr>
      <w:r>
        <w:t xml:space="preserve"> </w:t>
      </w:r>
    </w:p>
  </w:comment>
  <w:comment w:id="380" w:author="genchanghsu" w:date="2022-01-15T07:34:00Z" w:initials="g">
    <w:p w:rsidR="006C4A5E" w:rsidRDefault="006C4A5E">
      <w:pPr>
        <w:pStyle w:val="a6"/>
        <w:rPr>
          <w:rFonts w:eastAsia="PMingLiU"/>
        </w:rPr>
      </w:pPr>
      <w:r>
        <w:rPr>
          <w:rFonts w:eastAsia="PMingLiU" w:hint="eastAsia"/>
        </w:rPr>
        <w:t>We should really make</w:t>
      </w:r>
      <w:r>
        <w:rPr>
          <w:rFonts w:eastAsiaTheme="minorEastAsia" w:hint="eastAsia"/>
        </w:rPr>
        <w:t xml:space="preserve"> </w:t>
      </w:r>
      <w:r>
        <w:rPr>
          <w:rFonts w:eastAsia="PMingLiU" w:hint="eastAsia"/>
        </w:rPr>
        <w:t xml:space="preserve">clear the </w:t>
      </w:r>
      <w:r w:rsidRPr="001C6364">
        <w:rPr>
          <w:rFonts w:eastAsia="PMingLiU" w:hint="eastAsia"/>
        </w:rPr>
        <w:t xml:space="preserve">biology </w:t>
      </w:r>
      <w:r>
        <w:rPr>
          <w:rFonts w:eastAsia="PMingLiU" w:hint="eastAsia"/>
        </w:rPr>
        <w:t>fields we focus on in this study</w:t>
      </w:r>
      <w:r>
        <w:rPr>
          <w:rFonts w:eastAsiaTheme="minorEastAsia" w:hint="eastAsia"/>
        </w:rPr>
        <w:t xml:space="preserve"> </w:t>
      </w:r>
      <w:r w:rsidRPr="001C6364">
        <w:rPr>
          <w:rFonts w:eastAsiaTheme="minorEastAsia" w:hint="eastAsia"/>
        </w:rPr>
        <w:t>(biological sciences excluding biomedical research, EEB, zoology, botany, etc?)</w:t>
      </w:r>
      <w:r>
        <w:rPr>
          <w:rFonts w:eastAsia="PMingLiU" w:hint="eastAsia"/>
        </w:rPr>
        <w:t>. This will determine how we interpret our results and provide practical suggestions for future researchers.</w:t>
      </w:r>
    </w:p>
  </w:comment>
  <w:comment w:id="381" w:author="Syuan-Jyun Sun" w:date="2022-01-07T21:32:00Z" w:initials="SJS">
    <w:p w:rsidR="006C4A5E" w:rsidRDefault="006C4A5E">
      <w:pPr>
        <w:pStyle w:val="a6"/>
      </w:pPr>
      <w:r>
        <w:t>https://journals.sagepub.com/doi/abs/10.1177/14407833211055225?journalCode=josb</w:t>
      </w:r>
    </w:p>
  </w:comment>
  <w:comment w:id="411" w:author="genchanghsu" w:date="2022-01-14T13:13:00Z" w:initials="g">
    <w:p w:rsidR="006C4A5E" w:rsidRDefault="006C4A5E">
      <w:pPr>
        <w:pStyle w:val="a6"/>
      </w:pPr>
      <w:r>
        <w:t>Nice figure</w:t>
      </w:r>
      <w:r>
        <w:rPr>
          <w:rFonts w:eastAsia="PMingLiU" w:hint="eastAsia"/>
        </w:rPr>
        <w:t>; love it</w:t>
      </w:r>
      <w:r>
        <w:t>!</w:t>
      </w:r>
    </w:p>
  </w:comment>
  <w:comment w:id="412" w:author="." w:date="2022-01-15T07:19:00Z" w:initials=".">
    <w:p w:rsidR="006C4A5E" w:rsidRDefault="006C4A5E">
      <w:pPr>
        <w:pStyle w:val="a6"/>
        <w:rPr>
          <w:rFonts w:eastAsiaTheme="minorEastAsia" w:hint="eastAsia"/>
        </w:rPr>
      </w:pPr>
      <w:r>
        <w:rPr>
          <w:rStyle w:val="a5"/>
        </w:rPr>
        <w:annotationRef/>
      </w:r>
    </w:p>
    <w:p w:rsidR="006C4A5E" w:rsidRPr="00BB70A9" w:rsidRDefault="006C4A5E">
      <w:pPr>
        <w:pStyle w:val="a6"/>
        <w:rPr>
          <w:rFonts w:eastAsiaTheme="minorEastAsia" w:hint="eastAsia"/>
        </w:rPr>
      </w:pPr>
      <w:r>
        <w:rPr>
          <w:rFonts w:eastAsiaTheme="minorEastAsia" w:hint="eastAsia"/>
        </w:rPr>
        <w:t>The resolution seems a bit low.</w:t>
      </w:r>
    </w:p>
  </w:comment>
  <w:comment w:id="421" w:author="." w:date="2022-01-15T07:22:00Z" w:initials="">
    <w:p w:rsidR="006C4A5E" w:rsidRDefault="006C4A5E">
      <w:pPr>
        <w:pStyle w:val="a6"/>
        <w:rPr>
          <w:rFonts w:eastAsiaTheme="minorEastAsia"/>
        </w:rPr>
      </w:pPr>
    </w:p>
    <w:p w:rsidR="006C4A5E" w:rsidRDefault="006C4A5E">
      <w:pPr>
        <w:pStyle w:val="a6"/>
        <w:rPr>
          <w:rFonts w:eastAsiaTheme="minorEastAsia"/>
        </w:rPr>
      </w:pPr>
      <w:r>
        <w:rPr>
          <w:rFonts w:eastAsiaTheme="minorEastAsia" w:hint="eastAsia"/>
        </w:rPr>
        <w:t>I feel that the current way of analyzing the before and after performance is just adding an additional predictor (</w:t>
      </w:r>
      <w:r>
        <w:rPr>
          <w:rFonts w:eastAsiaTheme="minorEastAsia"/>
        </w:rPr>
        <w:t>Before/after</w:t>
      </w:r>
      <w:r>
        <w:rPr>
          <w:rFonts w:eastAsiaTheme="minorEastAsia" w:hint="eastAsia"/>
        </w:rPr>
        <w:t xml:space="preserve">) and response (after h-index) to the model in Table 1. If so, then the results in Table 1 might actually be a bit redundant (by this I mean why not just fit the </w:t>
      </w:r>
      <w:r>
        <w:rPr>
          <w:rFonts w:eastAsiaTheme="minorEastAsia"/>
        </w:rPr>
        <w:t>“</w:t>
      </w:r>
      <w:r>
        <w:rPr>
          <w:rFonts w:eastAsiaTheme="minorEastAsia" w:hint="eastAsia"/>
        </w:rPr>
        <w:t>fuller</w:t>
      </w:r>
      <w:r>
        <w:rPr>
          <w:rFonts w:eastAsiaTheme="minorEastAsia"/>
        </w:rPr>
        <w:t>”</w:t>
      </w:r>
      <w:r>
        <w:rPr>
          <w:rFonts w:eastAsiaTheme="minorEastAsia" w:hint="eastAsia"/>
        </w:rPr>
        <w:t xml:space="preserve"> model here and discuss our results based on this model?). </w:t>
      </w:r>
    </w:p>
    <w:p w:rsidR="006C4A5E" w:rsidRDefault="006C4A5E">
      <w:pPr>
        <w:pStyle w:val="a6"/>
        <w:rPr>
          <w:rFonts w:eastAsiaTheme="minorEastAsia"/>
        </w:rPr>
      </w:pPr>
    </w:p>
    <w:p w:rsidR="006C4A5E" w:rsidRDefault="006C4A5E">
      <w:pPr>
        <w:pStyle w:val="a6"/>
        <w:rPr>
          <w:rFonts w:eastAsiaTheme="minorEastAsia"/>
        </w:rPr>
      </w:pPr>
      <w:r>
        <w:rPr>
          <w:rFonts w:eastAsiaTheme="minorEastAsia" w:hint="eastAsia"/>
        </w:rPr>
        <w:t>This is why I think we can analyze this part in another way: compute the difference in h-index before and after for each PI and use it as the response (with predictors being PhD location, ranking, Year, Gender, and interactions with Year). Any idea?</w:t>
      </w:r>
    </w:p>
    <w:p w:rsidR="006C4A5E" w:rsidRDefault="006C4A5E">
      <w:pPr>
        <w:pStyle w:val="a6"/>
        <w:rPr>
          <w:rFonts w:eastAsiaTheme="minorEastAsia"/>
        </w:rPr>
      </w:pPr>
    </w:p>
    <w:p w:rsidR="006C4A5E" w:rsidRDefault="006C4A5E">
      <w:pPr>
        <w:pStyle w:val="a6"/>
        <w:rPr>
          <w:rFonts w:eastAsiaTheme="minorEastAsia"/>
        </w:rPr>
      </w:pPr>
    </w:p>
    <w:p w:rsidR="006C4A5E" w:rsidRDefault="006C4A5E">
      <w:pPr>
        <w:pStyle w:val="a6"/>
        <w:rPr>
          <w:rFonts w:eastAsiaTheme="minorEastAsia"/>
        </w:rPr>
      </w:pPr>
      <w:r>
        <w:rPr>
          <w:rFonts w:eastAsiaTheme="minorEastAsia" w:hint="eastAsia"/>
        </w:rP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06314A2" w15:done="0"/>
  <w15:commentEx w15:paraId="1AFA0B19" w15:done="0"/>
  <w15:commentEx w15:paraId="2CB8315C" w15:done="0"/>
  <w15:commentEx w15:paraId="3CE70DEC" w15:done="0"/>
  <w15:commentEx w15:paraId="258138AA" w15:done="0"/>
  <w15:commentEx w15:paraId="1E0949F8" w15:done="0"/>
  <w15:commentEx w15:paraId="24957FA0" w15:done="0"/>
  <w15:commentEx w15:paraId="2F1D0B16" w15:done="0"/>
  <w15:commentEx w15:paraId="2E045EC5" w15:done="0"/>
  <w15:commentEx w15:paraId="3A7B7D37" w15:done="0"/>
  <w15:commentEx w15:paraId="73B13FE8" w15:done="0"/>
  <w15:commentEx w15:paraId="1A70532E" w15:done="0"/>
  <w15:commentEx w15:paraId="69194B22" w15:done="0"/>
  <w15:commentEx w15:paraId="209E2B0C" w15:done="0"/>
  <w15:commentEx w15:paraId="06CD5CA4" w15:done="0"/>
  <w15:commentEx w15:paraId="464F052B" w15:done="0"/>
  <w15:commentEx w15:paraId="3315716C" w15:done="0"/>
  <w15:commentEx w15:paraId="29A353AB" w15:done="0"/>
  <w15:commentEx w15:paraId="10276CEE" w15:done="0"/>
  <w15:commentEx w15:paraId="1D155FA7" w15:done="0"/>
  <w15:commentEx w15:paraId="0FE90E9B" w15:done="0"/>
  <w15:commentEx w15:paraId="70C05202" w15:done="0"/>
  <w15:commentEx w15:paraId="34290B85" w15:done="0"/>
  <w15:commentEx w15:paraId="4CCC7591" w15:done="0"/>
  <w15:commentEx w15:paraId="76594C76" w15:done="0"/>
  <w15:commentEx w15:paraId="6D7F1336" w15:done="0"/>
  <w15:commentEx w15:paraId="533C183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68B2" w:rsidRDefault="007568B2" w:rsidP="00234A99">
      <w:r>
        <w:separator/>
      </w:r>
    </w:p>
  </w:endnote>
  <w:endnote w:type="continuationSeparator" w:id="0">
    <w:p w:rsidR="007568B2" w:rsidRDefault="007568B2" w:rsidP="00234A9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Kartika"/>
    <w:panose1 w:val="020205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erriweather">
    <w:altName w:val="Segoe Print"/>
    <w:charset w:val="4D"/>
    <w:family w:val="auto"/>
    <w:pitch w:val="default"/>
    <w:sig w:usb0="00000000" w:usb1="00000000" w:usb2="00000000" w:usb3="00000000" w:csb0="00000197" w:csb1="00000000"/>
  </w:font>
  <w:font w:name="AdvPA5CF">
    <w:altName w:val="Cambria"/>
    <w:charset w:val="00"/>
    <w:family w:val="roman"/>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68B2" w:rsidRDefault="007568B2" w:rsidP="00234A99">
      <w:r>
        <w:separator/>
      </w:r>
    </w:p>
  </w:footnote>
  <w:footnote w:type="continuationSeparator" w:id="0">
    <w:p w:rsidR="007568B2" w:rsidRDefault="007568B2" w:rsidP="00234A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3C941A8"/>
    <w:multiLevelType w:val="singleLevel"/>
    <w:tmpl w:val="93C941A8"/>
    <w:lvl w:ilvl="0">
      <w:start w:val="1"/>
      <w:numFmt w:val="decimal"/>
      <w:lvlText w:val="%1."/>
      <w:lvlJc w:val="left"/>
      <w:pPr>
        <w:tabs>
          <w:tab w:val="left" w:pos="425"/>
        </w:tabs>
        <w:ind w:left="425" w:hanging="425"/>
      </w:pPr>
      <w:rPr>
        <w:rFonts w:hint="default"/>
      </w:rPr>
    </w:lvl>
  </w:abstractNum>
  <w:abstractNum w:abstractNumId="1">
    <w:nsid w:val="A1F2BC05"/>
    <w:multiLevelType w:val="singleLevel"/>
    <w:tmpl w:val="A1F2BC05"/>
    <w:lvl w:ilvl="0">
      <w:start w:val="1"/>
      <w:numFmt w:val="upperLetter"/>
      <w:lvlText w:val="%1."/>
      <w:lvlJc w:val="left"/>
      <w:pPr>
        <w:tabs>
          <w:tab w:val="left" w:pos="425"/>
        </w:tabs>
        <w:ind w:left="425" w:hanging="425"/>
      </w:pPr>
      <w:rPr>
        <w:rFonts w:hint="default"/>
      </w:rPr>
    </w:lvl>
  </w:abstractNum>
  <w:abstractNum w:abstractNumId="2">
    <w:nsid w:val="191C0353"/>
    <w:multiLevelType w:val="multilevel"/>
    <w:tmpl w:val="191C03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EFAAE13"/>
    <w:multiLevelType w:val="singleLevel"/>
    <w:tmpl w:val="1EFAAE13"/>
    <w:lvl w:ilvl="0">
      <w:start w:val="1"/>
      <w:numFmt w:val="lowerLetter"/>
      <w:lvlText w:val="%1."/>
      <w:lvlJc w:val="left"/>
      <w:pPr>
        <w:tabs>
          <w:tab w:val="left" w:pos="845"/>
        </w:tabs>
        <w:ind w:left="845" w:hanging="425"/>
      </w:pPr>
      <w:rPr>
        <w:rFonts w:hint="default"/>
      </w:rPr>
    </w:lvl>
  </w:abstractNum>
  <w:abstractNum w:abstractNumId="4">
    <w:nsid w:val="26D89633"/>
    <w:multiLevelType w:val="singleLevel"/>
    <w:tmpl w:val="26D89633"/>
    <w:lvl w:ilvl="0">
      <w:start w:val="1"/>
      <w:numFmt w:val="lowerLetter"/>
      <w:lvlText w:val="%1."/>
      <w:lvlJc w:val="left"/>
      <w:pPr>
        <w:tabs>
          <w:tab w:val="left" w:pos="1265"/>
        </w:tabs>
        <w:ind w:left="1265" w:hanging="425"/>
      </w:pPr>
      <w:rPr>
        <w:rFonts w:hint="default"/>
      </w:rPr>
    </w:lvl>
  </w:abstractNum>
  <w:abstractNum w:abstractNumId="5">
    <w:nsid w:val="2C185BE9"/>
    <w:multiLevelType w:val="multilevel"/>
    <w:tmpl w:val="2C185BE9"/>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3CA24E0E"/>
    <w:multiLevelType w:val="multilevel"/>
    <w:tmpl w:val="3CA24E0E"/>
    <w:lvl w:ilvl="0">
      <w:start w:val="1"/>
      <w:numFmt w:val="lowerLetter"/>
      <w:lvlText w:val="%1."/>
      <w:lvlJc w:val="left"/>
      <w:pPr>
        <w:ind w:left="1196" w:hanging="360"/>
      </w:pPr>
      <w:rPr>
        <w:rFonts w:hint="eastAsia"/>
      </w:rPr>
    </w:lvl>
    <w:lvl w:ilvl="1">
      <w:start w:val="1"/>
      <w:numFmt w:val="lowerLetter"/>
      <w:lvlText w:val="%2."/>
      <w:lvlJc w:val="left"/>
      <w:pPr>
        <w:ind w:left="1916" w:hanging="360"/>
      </w:pPr>
    </w:lvl>
    <w:lvl w:ilvl="2">
      <w:start w:val="1"/>
      <w:numFmt w:val="lowerRoman"/>
      <w:lvlText w:val="%3."/>
      <w:lvlJc w:val="right"/>
      <w:pPr>
        <w:ind w:left="2636" w:hanging="180"/>
      </w:pPr>
    </w:lvl>
    <w:lvl w:ilvl="3">
      <w:start w:val="1"/>
      <w:numFmt w:val="decimal"/>
      <w:lvlText w:val="%4."/>
      <w:lvlJc w:val="left"/>
      <w:pPr>
        <w:ind w:left="3356" w:hanging="360"/>
      </w:pPr>
    </w:lvl>
    <w:lvl w:ilvl="4">
      <w:start w:val="1"/>
      <w:numFmt w:val="lowerLetter"/>
      <w:lvlText w:val="%5."/>
      <w:lvlJc w:val="left"/>
      <w:pPr>
        <w:ind w:left="4076" w:hanging="360"/>
      </w:pPr>
    </w:lvl>
    <w:lvl w:ilvl="5">
      <w:start w:val="1"/>
      <w:numFmt w:val="lowerRoman"/>
      <w:lvlText w:val="%6."/>
      <w:lvlJc w:val="right"/>
      <w:pPr>
        <w:ind w:left="4796" w:hanging="180"/>
      </w:pPr>
    </w:lvl>
    <w:lvl w:ilvl="6">
      <w:start w:val="1"/>
      <w:numFmt w:val="decimal"/>
      <w:lvlText w:val="%7."/>
      <w:lvlJc w:val="left"/>
      <w:pPr>
        <w:ind w:left="5516" w:hanging="360"/>
      </w:pPr>
    </w:lvl>
    <w:lvl w:ilvl="7">
      <w:start w:val="1"/>
      <w:numFmt w:val="lowerLetter"/>
      <w:lvlText w:val="%8."/>
      <w:lvlJc w:val="left"/>
      <w:pPr>
        <w:ind w:left="6236" w:hanging="360"/>
      </w:pPr>
    </w:lvl>
    <w:lvl w:ilvl="8">
      <w:start w:val="1"/>
      <w:numFmt w:val="lowerRoman"/>
      <w:lvlText w:val="%9."/>
      <w:lvlJc w:val="right"/>
      <w:pPr>
        <w:ind w:left="6956" w:hanging="180"/>
      </w:pPr>
    </w:lvl>
  </w:abstractNum>
  <w:abstractNum w:abstractNumId="7">
    <w:nsid w:val="586124D9"/>
    <w:multiLevelType w:val="singleLevel"/>
    <w:tmpl w:val="586124D9"/>
    <w:lvl w:ilvl="0">
      <w:start w:val="1"/>
      <w:numFmt w:val="decimal"/>
      <w:suff w:val="space"/>
      <w:lvlText w:val="%1."/>
      <w:lvlJc w:val="left"/>
    </w:lvl>
  </w:abstractNum>
  <w:num w:numId="1">
    <w:abstractNumId w:val="7"/>
  </w:num>
  <w:num w:numId="2">
    <w:abstractNumId w:val="5"/>
  </w:num>
  <w:num w:numId="3">
    <w:abstractNumId w:val="0"/>
  </w:num>
  <w:num w:numId="4">
    <w:abstractNumId w:val="3"/>
  </w:num>
  <w:num w:numId="5">
    <w:abstractNumId w:val="6"/>
  </w:num>
  <w:num w:numId="6">
    <w:abstractNumId w:val="4"/>
  </w:num>
  <w:num w:numId="7">
    <w:abstractNumId w:val="1"/>
  </w:num>
  <w:num w:numId="8">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rson w15:author="genchanghsu">
    <w15:presenceInfo w15:providerId="None" w15:userId="genchanghsu"/>
  </w15:person>
  <w15:person w15:author="Syuan-Jyun Sun">
    <w15:presenceInfo w15:providerId="Windows Live" w15:userId="18aa50c6659d629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trackRevisions/>
  <w:defaultTabStop w:val="720"/>
  <w:noPunctuationKerning/>
  <w:characterSpacingControl w:val="doNotCompress"/>
  <w:hdrShapeDefaults>
    <o:shapedefaults v:ext="edit" spidmax="3074"/>
  </w:hdrShapeDefaults>
  <w:footnotePr>
    <w:footnote w:id="-1"/>
    <w:footnote w:id="0"/>
  </w:footnotePr>
  <w:endnotePr>
    <w:endnote w:id="-1"/>
    <w:endnote w:id="0"/>
  </w:endnotePr>
  <w:compat>
    <w:doNotExpandShiftReturn/>
    <w:doNotWrapTextWithPunct/>
    <w:doNotUseEastAsianBreakRules/>
    <w:useFELayout/>
    <w:doNotUseIndentAsNumberingTabStop/>
  </w:compat>
  <w:rsids>
    <w:rsidRoot w:val="00C80B49"/>
    <w:rsid w:val="00003E9B"/>
    <w:rsid w:val="00011A3E"/>
    <w:rsid w:val="00020A76"/>
    <w:rsid w:val="00040C4D"/>
    <w:rsid w:val="00056C34"/>
    <w:rsid w:val="00060393"/>
    <w:rsid w:val="000667DD"/>
    <w:rsid w:val="00072046"/>
    <w:rsid w:val="00073C77"/>
    <w:rsid w:val="00083171"/>
    <w:rsid w:val="000857F1"/>
    <w:rsid w:val="00085891"/>
    <w:rsid w:val="0008683F"/>
    <w:rsid w:val="0009142B"/>
    <w:rsid w:val="000A792D"/>
    <w:rsid w:val="000C1264"/>
    <w:rsid w:val="000C5C13"/>
    <w:rsid w:val="000C5E1F"/>
    <w:rsid w:val="000D1F85"/>
    <w:rsid w:val="000D699C"/>
    <w:rsid w:val="000D6DAC"/>
    <w:rsid w:val="000E574E"/>
    <w:rsid w:val="000F776A"/>
    <w:rsid w:val="00105DB1"/>
    <w:rsid w:val="001108A6"/>
    <w:rsid w:val="00125294"/>
    <w:rsid w:val="001300DC"/>
    <w:rsid w:val="0013465D"/>
    <w:rsid w:val="00135FDE"/>
    <w:rsid w:val="00146565"/>
    <w:rsid w:val="00146DB6"/>
    <w:rsid w:val="00164C97"/>
    <w:rsid w:val="00170163"/>
    <w:rsid w:val="001815EF"/>
    <w:rsid w:val="00184F48"/>
    <w:rsid w:val="00187378"/>
    <w:rsid w:val="00197A02"/>
    <w:rsid w:val="001B0A89"/>
    <w:rsid w:val="001B4470"/>
    <w:rsid w:val="001B6A8E"/>
    <w:rsid w:val="001C50C5"/>
    <w:rsid w:val="001C6364"/>
    <w:rsid w:val="001C7A45"/>
    <w:rsid w:val="001D13EF"/>
    <w:rsid w:val="001D2843"/>
    <w:rsid w:val="001D43F4"/>
    <w:rsid w:val="001E5594"/>
    <w:rsid w:val="001E5B92"/>
    <w:rsid w:val="002011FE"/>
    <w:rsid w:val="00206D24"/>
    <w:rsid w:val="00233815"/>
    <w:rsid w:val="00234A99"/>
    <w:rsid w:val="0025550B"/>
    <w:rsid w:val="00256341"/>
    <w:rsid w:val="00261467"/>
    <w:rsid w:val="002829D7"/>
    <w:rsid w:val="002857BD"/>
    <w:rsid w:val="002B1136"/>
    <w:rsid w:val="002C01E6"/>
    <w:rsid w:val="002C42AB"/>
    <w:rsid w:val="002C5C13"/>
    <w:rsid w:val="002D2840"/>
    <w:rsid w:val="002D4A56"/>
    <w:rsid w:val="0030003F"/>
    <w:rsid w:val="00300B4F"/>
    <w:rsid w:val="0030161F"/>
    <w:rsid w:val="00310B38"/>
    <w:rsid w:val="003111F5"/>
    <w:rsid w:val="003128A4"/>
    <w:rsid w:val="00314FF1"/>
    <w:rsid w:val="00323475"/>
    <w:rsid w:val="0033587C"/>
    <w:rsid w:val="00335F9D"/>
    <w:rsid w:val="003458EE"/>
    <w:rsid w:val="00356D96"/>
    <w:rsid w:val="00367AE7"/>
    <w:rsid w:val="00367ED5"/>
    <w:rsid w:val="00380511"/>
    <w:rsid w:val="00382C68"/>
    <w:rsid w:val="00386A70"/>
    <w:rsid w:val="00391959"/>
    <w:rsid w:val="003A072A"/>
    <w:rsid w:val="003A3B47"/>
    <w:rsid w:val="003A3FC4"/>
    <w:rsid w:val="003A520D"/>
    <w:rsid w:val="003A701B"/>
    <w:rsid w:val="003C6AE4"/>
    <w:rsid w:val="003D0A84"/>
    <w:rsid w:val="003D1E94"/>
    <w:rsid w:val="003D5184"/>
    <w:rsid w:val="003E108B"/>
    <w:rsid w:val="003F4D45"/>
    <w:rsid w:val="003F7BCF"/>
    <w:rsid w:val="0040468D"/>
    <w:rsid w:val="004118BF"/>
    <w:rsid w:val="00423D5E"/>
    <w:rsid w:val="004347FE"/>
    <w:rsid w:val="00453E7B"/>
    <w:rsid w:val="00455DE3"/>
    <w:rsid w:val="00456430"/>
    <w:rsid w:val="00460F95"/>
    <w:rsid w:val="0046671E"/>
    <w:rsid w:val="00466988"/>
    <w:rsid w:val="0047799D"/>
    <w:rsid w:val="00481136"/>
    <w:rsid w:val="00481869"/>
    <w:rsid w:val="00495C23"/>
    <w:rsid w:val="004A05AD"/>
    <w:rsid w:val="004A6782"/>
    <w:rsid w:val="004B3551"/>
    <w:rsid w:val="004B489D"/>
    <w:rsid w:val="004B789D"/>
    <w:rsid w:val="004C0A27"/>
    <w:rsid w:val="004C0ABB"/>
    <w:rsid w:val="004C0D48"/>
    <w:rsid w:val="004C3938"/>
    <w:rsid w:val="004D5174"/>
    <w:rsid w:val="004E1457"/>
    <w:rsid w:val="004E1627"/>
    <w:rsid w:val="004E3D83"/>
    <w:rsid w:val="004E5D7D"/>
    <w:rsid w:val="004E6A5B"/>
    <w:rsid w:val="00502C3F"/>
    <w:rsid w:val="00517E12"/>
    <w:rsid w:val="00525845"/>
    <w:rsid w:val="00531FF8"/>
    <w:rsid w:val="00533609"/>
    <w:rsid w:val="0054682D"/>
    <w:rsid w:val="005471F6"/>
    <w:rsid w:val="005552C0"/>
    <w:rsid w:val="005602C0"/>
    <w:rsid w:val="0056550D"/>
    <w:rsid w:val="00571517"/>
    <w:rsid w:val="00575211"/>
    <w:rsid w:val="005848AB"/>
    <w:rsid w:val="005929CF"/>
    <w:rsid w:val="005965B7"/>
    <w:rsid w:val="005A2005"/>
    <w:rsid w:val="005B60B9"/>
    <w:rsid w:val="005C0CDE"/>
    <w:rsid w:val="005C78F2"/>
    <w:rsid w:val="005D0C91"/>
    <w:rsid w:val="005D18C1"/>
    <w:rsid w:val="005D5F3E"/>
    <w:rsid w:val="005F6F0E"/>
    <w:rsid w:val="005F7C75"/>
    <w:rsid w:val="00603DEF"/>
    <w:rsid w:val="00612EE0"/>
    <w:rsid w:val="00616BC7"/>
    <w:rsid w:val="00642AA4"/>
    <w:rsid w:val="0064420A"/>
    <w:rsid w:val="0064450C"/>
    <w:rsid w:val="00655648"/>
    <w:rsid w:val="00660E8F"/>
    <w:rsid w:val="006668C5"/>
    <w:rsid w:val="00675464"/>
    <w:rsid w:val="006827A8"/>
    <w:rsid w:val="00691694"/>
    <w:rsid w:val="006919A1"/>
    <w:rsid w:val="00695FC6"/>
    <w:rsid w:val="006A0706"/>
    <w:rsid w:val="006A6C87"/>
    <w:rsid w:val="006A6E59"/>
    <w:rsid w:val="006B2C0E"/>
    <w:rsid w:val="006C25F7"/>
    <w:rsid w:val="006C4A5E"/>
    <w:rsid w:val="006C6D90"/>
    <w:rsid w:val="006F5C41"/>
    <w:rsid w:val="00701B26"/>
    <w:rsid w:val="00702584"/>
    <w:rsid w:val="007048D9"/>
    <w:rsid w:val="007064A0"/>
    <w:rsid w:val="00721FA9"/>
    <w:rsid w:val="00724F73"/>
    <w:rsid w:val="007371D7"/>
    <w:rsid w:val="007509A1"/>
    <w:rsid w:val="007568B2"/>
    <w:rsid w:val="00764625"/>
    <w:rsid w:val="00765046"/>
    <w:rsid w:val="00775E63"/>
    <w:rsid w:val="0077638F"/>
    <w:rsid w:val="00776B39"/>
    <w:rsid w:val="00777F04"/>
    <w:rsid w:val="00785CFF"/>
    <w:rsid w:val="0079452A"/>
    <w:rsid w:val="007A1166"/>
    <w:rsid w:val="007A3E9F"/>
    <w:rsid w:val="007A64D4"/>
    <w:rsid w:val="007B42DB"/>
    <w:rsid w:val="007B4E68"/>
    <w:rsid w:val="007C7EEA"/>
    <w:rsid w:val="007D2876"/>
    <w:rsid w:val="007E375E"/>
    <w:rsid w:val="007F3700"/>
    <w:rsid w:val="00800F1B"/>
    <w:rsid w:val="00805E22"/>
    <w:rsid w:val="00807A3F"/>
    <w:rsid w:val="00837B41"/>
    <w:rsid w:val="008442AF"/>
    <w:rsid w:val="0084588D"/>
    <w:rsid w:val="00852E1C"/>
    <w:rsid w:val="00862D0E"/>
    <w:rsid w:val="00864FC3"/>
    <w:rsid w:val="0086541C"/>
    <w:rsid w:val="00865747"/>
    <w:rsid w:val="00875D34"/>
    <w:rsid w:val="00876AFD"/>
    <w:rsid w:val="00882706"/>
    <w:rsid w:val="00885A97"/>
    <w:rsid w:val="00887639"/>
    <w:rsid w:val="00894E6F"/>
    <w:rsid w:val="00897420"/>
    <w:rsid w:val="008A38F9"/>
    <w:rsid w:val="008A4334"/>
    <w:rsid w:val="008A7379"/>
    <w:rsid w:val="008B437D"/>
    <w:rsid w:val="008B75B6"/>
    <w:rsid w:val="008C1B65"/>
    <w:rsid w:val="008C3AA3"/>
    <w:rsid w:val="008D008A"/>
    <w:rsid w:val="008D073A"/>
    <w:rsid w:val="008D2137"/>
    <w:rsid w:val="008D3D4C"/>
    <w:rsid w:val="008D5FCC"/>
    <w:rsid w:val="008E42B7"/>
    <w:rsid w:val="008E469A"/>
    <w:rsid w:val="008E69F3"/>
    <w:rsid w:val="008F069F"/>
    <w:rsid w:val="008F1434"/>
    <w:rsid w:val="008F2747"/>
    <w:rsid w:val="008F2C04"/>
    <w:rsid w:val="008F6C25"/>
    <w:rsid w:val="00913177"/>
    <w:rsid w:val="009155BD"/>
    <w:rsid w:val="00917627"/>
    <w:rsid w:val="009253FF"/>
    <w:rsid w:val="009265D7"/>
    <w:rsid w:val="00930817"/>
    <w:rsid w:val="009404E4"/>
    <w:rsid w:val="009462BD"/>
    <w:rsid w:val="00946D73"/>
    <w:rsid w:val="00947F19"/>
    <w:rsid w:val="0097155C"/>
    <w:rsid w:val="009715C0"/>
    <w:rsid w:val="0097358A"/>
    <w:rsid w:val="00991A8D"/>
    <w:rsid w:val="009B651A"/>
    <w:rsid w:val="009B6633"/>
    <w:rsid w:val="009C239A"/>
    <w:rsid w:val="009D1885"/>
    <w:rsid w:val="009E3CB9"/>
    <w:rsid w:val="009E5F67"/>
    <w:rsid w:val="009F05B2"/>
    <w:rsid w:val="009F7A2E"/>
    <w:rsid w:val="00A057BA"/>
    <w:rsid w:val="00A13B71"/>
    <w:rsid w:val="00A20F01"/>
    <w:rsid w:val="00A325E9"/>
    <w:rsid w:val="00A37CE0"/>
    <w:rsid w:val="00A41A52"/>
    <w:rsid w:val="00A4497F"/>
    <w:rsid w:val="00A45474"/>
    <w:rsid w:val="00A4678F"/>
    <w:rsid w:val="00A50A1F"/>
    <w:rsid w:val="00A55371"/>
    <w:rsid w:val="00A558A1"/>
    <w:rsid w:val="00A624C0"/>
    <w:rsid w:val="00A7119A"/>
    <w:rsid w:val="00A736F9"/>
    <w:rsid w:val="00A7620B"/>
    <w:rsid w:val="00A7704D"/>
    <w:rsid w:val="00A8139E"/>
    <w:rsid w:val="00A90272"/>
    <w:rsid w:val="00AB547E"/>
    <w:rsid w:val="00AC22D8"/>
    <w:rsid w:val="00AC774B"/>
    <w:rsid w:val="00AD6D84"/>
    <w:rsid w:val="00AD7CA8"/>
    <w:rsid w:val="00AE72F9"/>
    <w:rsid w:val="00AF035F"/>
    <w:rsid w:val="00AF1427"/>
    <w:rsid w:val="00AF5E84"/>
    <w:rsid w:val="00B06096"/>
    <w:rsid w:val="00B1231B"/>
    <w:rsid w:val="00B31F21"/>
    <w:rsid w:val="00B530F0"/>
    <w:rsid w:val="00B53C80"/>
    <w:rsid w:val="00B54FFB"/>
    <w:rsid w:val="00B635B9"/>
    <w:rsid w:val="00B80FD3"/>
    <w:rsid w:val="00B81286"/>
    <w:rsid w:val="00B92A90"/>
    <w:rsid w:val="00B963EB"/>
    <w:rsid w:val="00B9762B"/>
    <w:rsid w:val="00B97D80"/>
    <w:rsid w:val="00BA06C2"/>
    <w:rsid w:val="00BA3BD0"/>
    <w:rsid w:val="00BB476C"/>
    <w:rsid w:val="00BB67BE"/>
    <w:rsid w:val="00BB70A9"/>
    <w:rsid w:val="00BB77E4"/>
    <w:rsid w:val="00BC2986"/>
    <w:rsid w:val="00BE39C2"/>
    <w:rsid w:val="00BF1D8F"/>
    <w:rsid w:val="00C11639"/>
    <w:rsid w:val="00C16E2A"/>
    <w:rsid w:val="00C172D7"/>
    <w:rsid w:val="00C2205C"/>
    <w:rsid w:val="00C22780"/>
    <w:rsid w:val="00C345B3"/>
    <w:rsid w:val="00C34DA1"/>
    <w:rsid w:val="00C40373"/>
    <w:rsid w:val="00C41391"/>
    <w:rsid w:val="00C414D4"/>
    <w:rsid w:val="00C670C5"/>
    <w:rsid w:val="00C7597A"/>
    <w:rsid w:val="00C76AD4"/>
    <w:rsid w:val="00C80B49"/>
    <w:rsid w:val="00C95760"/>
    <w:rsid w:val="00C96531"/>
    <w:rsid w:val="00CA2FDD"/>
    <w:rsid w:val="00CA66C1"/>
    <w:rsid w:val="00CC176B"/>
    <w:rsid w:val="00CE0469"/>
    <w:rsid w:val="00CE08BA"/>
    <w:rsid w:val="00CE47AC"/>
    <w:rsid w:val="00CF1EF3"/>
    <w:rsid w:val="00CF1F6D"/>
    <w:rsid w:val="00CF6E9E"/>
    <w:rsid w:val="00CF6F21"/>
    <w:rsid w:val="00D142B9"/>
    <w:rsid w:val="00D229EA"/>
    <w:rsid w:val="00D27C6B"/>
    <w:rsid w:val="00D34035"/>
    <w:rsid w:val="00D3675C"/>
    <w:rsid w:val="00D36926"/>
    <w:rsid w:val="00D412DD"/>
    <w:rsid w:val="00D44D30"/>
    <w:rsid w:val="00D5153D"/>
    <w:rsid w:val="00D52B73"/>
    <w:rsid w:val="00D62D32"/>
    <w:rsid w:val="00D705EE"/>
    <w:rsid w:val="00D71310"/>
    <w:rsid w:val="00D744D9"/>
    <w:rsid w:val="00D8722A"/>
    <w:rsid w:val="00DA3358"/>
    <w:rsid w:val="00DB1650"/>
    <w:rsid w:val="00DC1344"/>
    <w:rsid w:val="00DD3690"/>
    <w:rsid w:val="00DD4E77"/>
    <w:rsid w:val="00DD5B2B"/>
    <w:rsid w:val="00DE541A"/>
    <w:rsid w:val="00DF3856"/>
    <w:rsid w:val="00DF38FA"/>
    <w:rsid w:val="00E13EBF"/>
    <w:rsid w:val="00E249CC"/>
    <w:rsid w:val="00E33390"/>
    <w:rsid w:val="00E51EDB"/>
    <w:rsid w:val="00E80B2D"/>
    <w:rsid w:val="00E957B7"/>
    <w:rsid w:val="00EB6677"/>
    <w:rsid w:val="00ED21BB"/>
    <w:rsid w:val="00ED3F9A"/>
    <w:rsid w:val="00ED6B60"/>
    <w:rsid w:val="00ED7DBB"/>
    <w:rsid w:val="00EE18E4"/>
    <w:rsid w:val="00EE3D20"/>
    <w:rsid w:val="00EE5BB9"/>
    <w:rsid w:val="00EF0B35"/>
    <w:rsid w:val="00EF4B4E"/>
    <w:rsid w:val="00EF6BEF"/>
    <w:rsid w:val="00F00770"/>
    <w:rsid w:val="00F044A1"/>
    <w:rsid w:val="00F23ACC"/>
    <w:rsid w:val="00F2622F"/>
    <w:rsid w:val="00F30276"/>
    <w:rsid w:val="00F349A3"/>
    <w:rsid w:val="00F36C78"/>
    <w:rsid w:val="00F44D88"/>
    <w:rsid w:val="00F45FB5"/>
    <w:rsid w:val="00F512BE"/>
    <w:rsid w:val="00F56E10"/>
    <w:rsid w:val="00F57048"/>
    <w:rsid w:val="00F61D86"/>
    <w:rsid w:val="00F62343"/>
    <w:rsid w:val="00F63513"/>
    <w:rsid w:val="00F71EF1"/>
    <w:rsid w:val="00F73E39"/>
    <w:rsid w:val="00F753C5"/>
    <w:rsid w:val="00F75D91"/>
    <w:rsid w:val="00F84409"/>
    <w:rsid w:val="00F923F8"/>
    <w:rsid w:val="00FA2B51"/>
    <w:rsid w:val="00FA2D1A"/>
    <w:rsid w:val="00FA5B97"/>
    <w:rsid w:val="00FB1461"/>
    <w:rsid w:val="00FC5283"/>
    <w:rsid w:val="00FD0305"/>
    <w:rsid w:val="00FD6D6F"/>
    <w:rsid w:val="00FD7760"/>
    <w:rsid w:val="00FE636A"/>
    <w:rsid w:val="00FF271C"/>
    <w:rsid w:val="00FF3027"/>
    <w:rsid w:val="00FF494A"/>
    <w:rsid w:val="00FF499C"/>
    <w:rsid w:val="00FF65D2"/>
    <w:rsid w:val="00FF7461"/>
    <w:rsid w:val="08313C97"/>
    <w:rsid w:val="094A22B0"/>
    <w:rsid w:val="0B856283"/>
    <w:rsid w:val="0CAB19A5"/>
    <w:rsid w:val="0CDF0AA0"/>
    <w:rsid w:val="11300259"/>
    <w:rsid w:val="169B0BA9"/>
    <w:rsid w:val="16C47C6D"/>
    <w:rsid w:val="17114C9C"/>
    <w:rsid w:val="17C65383"/>
    <w:rsid w:val="186D56FD"/>
    <w:rsid w:val="19F855BC"/>
    <w:rsid w:val="1BB446A7"/>
    <w:rsid w:val="1D7A3A19"/>
    <w:rsid w:val="1F414282"/>
    <w:rsid w:val="22221B5C"/>
    <w:rsid w:val="2DE43A41"/>
    <w:rsid w:val="2F1A24F7"/>
    <w:rsid w:val="30BB2A25"/>
    <w:rsid w:val="383A7102"/>
    <w:rsid w:val="391F3AA7"/>
    <w:rsid w:val="39261E15"/>
    <w:rsid w:val="398E76DA"/>
    <w:rsid w:val="39D221CB"/>
    <w:rsid w:val="3B996779"/>
    <w:rsid w:val="3D050DB0"/>
    <w:rsid w:val="3D532EED"/>
    <w:rsid w:val="3E19230E"/>
    <w:rsid w:val="3EA96699"/>
    <w:rsid w:val="3F56590C"/>
    <w:rsid w:val="43317428"/>
    <w:rsid w:val="453B558F"/>
    <w:rsid w:val="47B329E8"/>
    <w:rsid w:val="47CA3D5D"/>
    <w:rsid w:val="48703ABA"/>
    <w:rsid w:val="4AC62E3E"/>
    <w:rsid w:val="4BE078F1"/>
    <w:rsid w:val="52621067"/>
    <w:rsid w:val="52DB344A"/>
    <w:rsid w:val="57B40920"/>
    <w:rsid w:val="5B80436B"/>
    <w:rsid w:val="619B245F"/>
    <w:rsid w:val="663626EF"/>
    <w:rsid w:val="687F7B19"/>
    <w:rsid w:val="6A7C3B70"/>
    <w:rsid w:val="6CE86EE4"/>
    <w:rsid w:val="71977B77"/>
    <w:rsid w:val="72B04EE9"/>
    <w:rsid w:val="75231B4F"/>
    <w:rsid w:val="78822B54"/>
    <w:rsid w:val="799D0B56"/>
    <w:rsid w:val="7A4419D3"/>
    <w:rsid w:val="7BF62679"/>
    <w:rsid w:val="7C940AA6"/>
    <w:rsid w:val="7FAB6ECC"/>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qFormat="1"/>
    <w:lsdException w:name="footer" w:qFormat="1"/>
    <w:lsdException w:name="caption" w:uiPriority="35" w:qFormat="1"/>
    <w:lsdException w:name="annotation reference"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Normal Table" w:qFormat="1"/>
    <w:lsdException w:name="annotation subject" w:qFormat="1"/>
    <w:lsdException w:name="Balloon Text" w:qFormat="1"/>
    <w:lsdException w:name="Table Grid" w:semiHidden="0" w:uiPriority="39" w:unhideWhenUsed="0"/>
    <w:lsdException w:name="Placeholder Text"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qFormat="1"/>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18C1"/>
    <w:rPr>
      <w:rFonts w:eastAsia="Times New Roman"/>
      <w:sz w:val="24"/>
      <w:szCs w:val="24"/>
    </w:rPr>
  </w:style>
  <w:style w:type="paragraph" w:styleId="1">
    <w:name w:val="heading 1"/>
    <w:basedOn w:val="a"/>
    <w:next w:val="a"/>
    <w:link w:val="10"/>
    <w:uiPriority w:val="9"/>
    <w:qFormat/>
    <w:rsid w:val="005D18C1"/>
    <w:pPr>
      <w:spacing w:before="100" w:beforeAutospacing="1" w:after="100" w:afterAutospacing="1"/>
      <w:outlineLvl w:val="0"/>
    </w:pPr>
    <w:rPr>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5D18C1"/>
    <w:rPr>
      <w:rFonts w:ascii="PMingLiU" w:eastAsia="PMingLiU"/>
      <w:sz w:val="18"/>
      <w:szCs w:val="18"/>
    </w:rPr>
  </w:style>
  <w:style w:type="character" w:styleId="a5">
    <w:name w:val="annotation reference"/>
    <w:basedOn w:val="a0"/>
    <w:uiPriority w:val="99"/>
    <w:semiHidden/>
    <w:unhideWhenUsed/>
    <w:qFormat/>
    <w:rsid w:val="005D18C1"/>
    <w:rPr>
      <w:sz w:val="16"/>
      <w:szCs w:val="16"/>
    </w:rPr>
  </w:style>
  <w:style w:type="paragraph" w:styleId="a6">
    <w:name w:val="annotation text"/>
    <w:basedOn w:val="a"/>
    <w:link w:val="a7"/>
    <w:uiPriority w:val="99"/>
    <w:unhideWhenUsed/>
    <w:qFormat/>
    <w:rsid w:val="005D18C1"/>
    <w:rPr>
      <w:sz w:val="20"/>
      <w:szCs w:val="20"/>
    </w:rPr>
  </w:style>
  <w:style w:type="paragraph" w:styleId="a8">
    <w:name w:val="annotation subject"/>
    <w:basedOn w:val="a6"/>
    <w:next w:val="a6"/>
    <w:link w:val="a9"/>
    <w:uiPriority w:val="99"/>
    <w:semiHidden/>
    <w:unhideWhenUsed/>
    <w:qFormat/>
    <w:rsid w:val="005D18C1"/>
    <w:rPr>
      <w:b/>
      <w:bCs/>
    </w:rPr>
  </w:style>
  <w:style w:type="character" w:styleId="aa">
    <w:name w:val="Emphasis"/>
    <w:basedOn w:val="a0"/>
    <w:uiPriority w:val="20"/>
    <w:qFormat/>
    <w:rsid w:val="005D18C1"/>
    <w:rPr>
      <w:i/>
      <w:iCs/>
    </w:rPr>
  </w:style>
  <w:style w:type="character" w:styleId="ab">
    <w:name w:val="FollowedHyperlink"/>
    <w:basedOn w:val="a0"/>
    <w:uiPriority w:val="99"/>
    <w:semiHidden/>
    <w:unhideWhenUsed/>
    <w:qFormat/>
    <w:rsid w:val="005D18C1"/>
    <w:rPr>
      <w:color w:val="954F72" w:themeColor="followedHyperlink"/>
      <w:u w:val="single"/>
    </w:rPr>
  </w:style>
  <w:style w:type="paragraph" w:styleId="ac">
    <w:name w:val="footer"/>
    <w:basedOn w:val="a"/>
    <w:link w:val="ad"/>
    <w:uiPriority w:val="99"/>
    <w:semiHidden/>
    <w:unhideWhenUsed/>
    <w:qFormat/>
    <w:rsid w:val="005D18C1"/>
    <w:pPr>
      <w:tabs>
        <w:tab w:val="center" w:pos="4320"/>
        <w:tab w:val="right" w:pos="8640"/>
      </w:tabs>
    </w:pPr>
  </w:style>
  <w:style w:type="paragraph" w:styleId="ae">
    <w:name w:val="header"/>
    <w:basedOn w:val="a"/>
    <w:link w:val="af"/>
    <w:uiPriority w:val="99"/>
    <w:semiHidden/>
    <w:unhideWhenUsed/>
    <w:qFormat/>
    <w:rsid w:val="005D18C1"/>
    <w:pPr>
      <w:tabs>
        <w:tab w:val="center" w:pos="4320"/>
        <w:tab w:val="right" w:pos="8640"/>
      </w:tabs>
    </w:pPr>
  </w:style>
  <w:style w:type="character" w:styleId="af0">
    <w:name w:val="Hyperlink"/>
    <w:basedOn w:val="a0"/>
    <w:uiPriority w:val="99"/>
    <w:unhideWhenUsed/>
    <w:qFormat/>
    <w:rsid w:val="005D18C1"/>
    <w:rPr>
      <w:color w:val="0563C1" w:themeColor="hyperlink"/>
      <w:u w:val="single"/>
    </w:rPr>
  </w:style>
  <w:style w:type="paragraph" w:styleId="Web">
    <w:name w:val="Normal (Web)"/>
    <w:basedOn w:val="a"/>
    <w:uiPriority w:val="99"/>
    <w:semiHidden/>
    <w:unhideWhenUsed/>
    <w:qFormat/>
    <w:rsid w:val="005D18C1"/>
    <w:pPr>
      <w:spacing w:before="100" w:beforeAutospacing="1" w:after="100" w:afterAutospacing="1"/>
    </w:pPr>
  </w:style>
  <w:style w:type="paragraph" w:styleId="af1">
    <w:name w:val="List Paragraph"/>
    <w:basedOn w:val="a"/>
    <w:uiPriority w:val="34"/>
    <w:qFormat/>
    <w:rsid w:val="005D18C1"/>
    <w:pPr>
      <w:ind w:left="720"/>
      <w:contextualSpacing/>
    </w:pPr>
  </w:style>
  <w:style w:type="character" w:customStyle="1" w:styleId="UnresolvedMention">
    <w:name w:val="Unresolved Mention"/>
    <w:basedOn w:val="a0"/>
    <w:uiPriority w:val="99"/>
    <w:semiHidden/>
    <w:unhideWhenUsed/>
    <w:qFormat/>
    <w:rsid w:val="005D18C1"/>
    <w:rPr>
      <w:color w:val="605E5C"/>
      <w:shd w:val="clear" w:color="auto" w:fill="E1DFDD"/>
    </w:rPr>
  </w:style>
  <w:style w:type="character" w:customStyle="1" w:styleId="a7">
    <w:name w:val="註解文字 字元"/>
    <w:basedOn w:val="a0"/>
    <w:link w:val="a6"/>
    <w:uiPriority w:val="99"/>
    <w:qFormat/>
    <w:rsid w:val="005D18C1"/>
    <w:rPr>
      <w:rFonts w:ascii="Times New Roman" w:eastAsia="Times New Roman" w:hAnsi="Times New Roman" w:cs="Times New Roman"/>
      <w:sz w:val="20"/>
      <w:szCs w:val="20"/>
    </w:rPr>
  </w:style>
  <w:style w:type="character" w:customStyle="1" w:styleId="a9">
    <w:name w:val="註解主旨 字元"/>
    <w:basedOn w:val="a7"/>
    <w:link w:val="a8"/>
    <w:uiPriority w:val="99"/>
    <w:semiHidden/>
    <w:qFormat/>
    <w:rsid w:val="005D18C1"/>
    <w:rPr>
      <w:rFonts w:ascii="Times New Roman" w:eastAsia="Times New Roman" w:hAnsi="Times New Roman" w:cs="Times New Roman"/>
      <w:b/>
      <w:bCs/>
      <w:sz w:val="20"/>
      <w:szCs w:val="20"/>
    </w:rPr>
  </w:style>
  <w:style w:type="paragraph" w:customStyle="1" w:styleId="referenceauthor">
    <w:name w:val="reference__author"/>
    <w:basedOn w:val="a"/>
    <w:qFormat/>
    <w:rsid w:val="005D18C1"/>
    <w:pPr>
      <w:spacing w:before="100" w:beforeAutospacing="1" w:after="100" w:afterAutospacing="1"/>
    </w:pPr>
  </w:style>
  <w:style w:type="character" w:customStyle="1" w:styleId="referenceauthorslistsuffix">
    <w:name w:val="reference__authors_list_suffix"/>
    <w:basedOn w:val="a0"/>
    <w:qFormat/>
    <w:rsid w:val="005D18C1"/>
  </w:style>
  <w:style w:type="character" w:styleId="af2">
    <w:name w:val="Placeholder Text"/>
    <w:basedOn w:val="a0"/>
    <w:uiPriority w:val="99"/>
    <w:semiHidden/>
    <w:qFormat/>
    <w:rsid w:val="005D18C1"/>
    <w:rPr>
      <w:color w:val="808080"/>
    </w:rPr>
  </w:style>
  <w:style w:type="character" w:customStyle="1" w:styleId="10">
    <w:name w:val="標題 1 字元"/>
    <w:basedOn w:val="a0"/>
    <w:link w:val="1"/>
    <w:uiPriority w:val="9"/>
    <w:qFormat/>
    <w:rsid w:val="005D18C1"/>
    <w:rPr>
      <w:rFonts w:ascii="Times New Roman" w:eastAsia="Times New Roman" w:hAnsi="Times New Roman" w:cs="Times New Roman"/>
      <w:b/>
      <w:bCs/>
      <w:kern w:val="36"/>
      <w:sz w:val="48"/>
      <w:szCs w:val="48"/>
    </w:rPr>
  </w:style>
  <w:style w:type="character" w:customStyle="1" w:styleId="af">
    <w:name w:val="頁首 字元"/>
    <w:basedOn w:val="a0"/>
    <w:link w:val="ae"/>
    <w:uiPriority w:val="99"/>
    <w:semiHidden/>
    <w:qFormat/>
    <w:rsid w:val="005D18C1"/>
    <w:rPr>
      <w:rFonts w:ascii="Times New Roman" w:eastAsia="Times New Roman" w:hAnsi="Times New Roman" w:cs="Times New Roman"/>
      <w:sz w:val="24"/>
      <w:szCs w:val="24"/>
    </w:rPr>
  </w:style>
  <w:style w:type="character" w:customStyle="1" w:styleId="ad">
    <w:name w:val="頁尾 字元"/>
    <w:basedOn w:val="a0"/>
    <w:link w:val="ac"/>
    <w:uiPriority w:val="99"/>
    <w:semiHidden/>
    <w:qFormat/>
    <w:rsid w:val="005D18C1"/>
    <w:rPr>
      <w:rFonts w:ascii="Times New Roman" w:eastAsia="Times New Roman" w:hAnsi="Times New Roman" w:cs="Times New Roman"/>
      <w:sz w:val="24"/>
      <w:szCs w:val="24"/>
    </w:rPr>
  </w:style>
  <w:style w:type="character" w:customStyle="1" w:styleId="a4">
    <w:name w:val="註解方塊文字 字元"/>
    <w:basedOn w:val="a0"/>
    <w:link w:val="a3"/>
    <w:uiPriority w:val="99"/>
    <w:semiHidden/>
    <w:qFormat/>
    <w:rsid w:val="005D18C1"/>
    <w:rPr>
      <w:rFonts w:ascii="PMingLiU" w:eastAsia="PMingLiU"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file>

<file path=word/_rels/comments.xml.rels><?xml version="1.0" encoding="UTF-8" standalone="yes"?>
<Relationships xmlns="http://schemas.openxmlformats.org/package/2006/relationships"><Relationship Id="rId2" Type="http://schemas.openxmlformats.org/officeDocument/2006/relationships/hyperlink" Target="https://academic.oup.com/bioscience/article/63/10/817/238191?fbclid=IwAR1yyoQl2wp7MpK6iJrizRqEKAvmLeGTufcKde4aLDeeOmkzRrxD7EFktl8" TargetMode="External"/><Relationship Id="rId1" Type="http://schemas.openxmlformats.org/officeDocument/2006/relationships/hyperlink" Target="https://www.tandfonline.com/doi/full/10.1080/13504851.2012.697115?casa_token=LYawmon61DYAAAAA%3AVEA9qIkRCXZG2em1PjFDZ262hjPcR2wcHe4mKZc5fJ0CR6uGNsj2EAnwiBxo2EdyEcuah02lAh8"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ink.springer.com/article/10.1007/s11233-021-09083-3" TargetMode="External"/><Relationship Id="rId18" Type="http://schemas.openxmlformats.org/officeDocument/2006/relationships/image" Target="media/image4.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hyperlink" Target="https://link.springer.com/article/10.1007/s11233-021-09083-3"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hyperlink" Target="https://link.springer.com/article/10.1007/s11233-021-09083-3" TargetMode="External"/><Relationship Id="rId23" Type="http://schemas.microsoft.com/office/2011/relationships/people" Target="people.xml"/><Relationship Id="rId10" Type="http://schemas.openxmlformats.org/officeDocument/2006/relationships/hyperlink" Target="https://www.topuniversities.com/"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link.springer.com/article/10.1007/s11233-021-09083-3" TargetMode="External"/><Relationship Id="rId22" Type="http://schemas.microsoft.com/office/2011/relationships/commentsExtended" Target="commentsExtended.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faultPlaceholder_-1854013440"/>
        <w:category>
          <w:name w:val="General"/>
          <w:gallery w:val="placeholder"/>
        </w:category>
        <w:types>
          <w:type w:val="bbPlcHdr"/>
        </w:types>
        <w:behaviors>
          <w:behavior w:val="content"/>
        </w:behaviors>
        <w:guid w:val="{EB9D1000-47C1-A040-9860-B868A2BEACAC}"/>
      </w:docPartPr>
      <w:docPartBody>
        <w:p w:rsidR="00CE7FEA" w:rsidRDefault="00CE7FEA">
          <w:r>
            <w:rPr>
              <w:rStyle w:val="a3"/>
            </w:rPr>
            <w:t>Click or tap here to enter text.</w:t>
          </w:r>
        </w:p>
      </w:docPartBody>
    </w:docPart>
    <w:docPart>
      <w:docPartPr>
        <w:name w:val="A3478ECC1017F44895F653FF3EEA4A97"/>
        <w:category>
          <w:name w:val="General"/>
          <w:gallery w:val="placeholder"/>
        </w:category>
        <w:types>
          <w:type w:val="bbPlcHdr"/>
        </w:types>
        <w:behaviors>
          <w:behavior w:val="content"/>
        </w:behaviors>
        <w:guid w:val="{E3D8BFA8-20BD-3442-A35C-44297A6A3000}"/>
      </w:docPartPr>
      <w:docPartBody>
        <w:p w:rsidR="00CE7FEA" w:rsidRDefault="00CE7FEA">
          <w:pPr>
            <w:pStyle w:val="A3478ECC1017F44895F653FF3EEA4A97"/>
          </w:pPr>
          <w:r>
            <w:rPr>
              <w:rStyle w:val="a3"/>
            </w:rPr>
            <w:t>Click or tap here to enter text.</w:t>
          </w:r>
        </w:p>
      </w:docPartBody>
    </w:docPart>
    <w:docPart>
      <w:docPartPr>
        <w:name w:val="5F2739A4D82A71429E8F88964A2C31B8"/>
        <w:category>
          <w:name w:val="General"/>
          <w:gallery w:val="placeholder"/>
        </w:category>
        <w:types>
          <w:type w:val="bbPlcHdr"/>
        </w:types>
        <w:behaviors>
          <w:behavior w:val="content"/>
        </w:behaviors>
        <w:guid w:val="{CD1F44B9-8BE6-5E49-A21B-AA4DC0E96D0F}"/>
      </w:docPartPr>
      <w:docPartBody>
        <w:p w:rsidR="00CE7FEA" w:rsidRDefault="00CE7FEA">
          <w:pPr>
            <w:pStyle w:val="5F2739A4D82A71429E8F88964A2C31B8"/>
          </w:pPr>
          <w:r>
            <w:rPr>
              <w:rStyle w:val="a3"/>
            </w:rPr>
            <w:t>Click or tap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Kartika"/>
    <w:panose1 w:val="020205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erriweather">
    <w:altName w:val="Segoe Print"/>
    <w:charset w:val="4D"/>
    <w:family w:val="auto"/>
    <w:pitch w:val="default"/>
    <w:sig w:usb0="00000000" w:usb1="00000000" w:usb2="00000000" w:usb3="00000000" w:csb0="00000197" w:csb1="00000000"/>
  </w:font>
  <w:font w:name="AdvPA5CF">
    <w:altName w:val="Cambria"/>
    <w:charset w:val="00"/>
    <w:family w:val="roman"/>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efaultTabStop w:val="720"/>
  <w:characterSpacingControl w:val="doNotCompress"/>
  <w:compat>
    <w:useFELayout/>
  </w:compat>
  <w:rsids>
    <w:rsidRoot w:val="00CA2759"/>
    <w:rsid w:val="00142630"/>
    <w:rsid w:val="009D32AE"/>
    <w:rsid w:val="00CA2759"/>
    <w:rsid w:val="00CE7FEA"/>
    <w:rsid w:val="00DB656E"/>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Normal Table" w:qFormat="1"/>
    <w:lsdException w:name="Placeholder Text"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E7FEA"/>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CE7FEA"/>
    <w:rPr>
      <w:color w:val="808080"/>
    </w:rPr>
  </w:style>
  <w:style w:type="paragraph" w:customStyle="1" w:styleId="A3478ECC1017F44895F653FF3EEA4A97">
    <w:name w:val="A3478ECC1017F44895F653FF3EEA4A97"/>
    <w:qFormat/>
    <w:rsid w:val="00CE7FEA"/>
    <w:rPr>
      <w:sz w:val="24"/>
      <w:szCs w:val="24"/>
    </w:rPr>
  </w:style>
  <w:style w:type="paragraph" w:customStyle="1" w:styleId="5F2739A4D82A71429E8F88964A2C31B8">
    <w:name w:val="5F2739A4D82A71429E8F88964A2C31B8"/>
    <w:rsid w:val="00CE7FEA"/>
    <w:rPr>
      <w:sz w:val="24"/>
      <w:szCs w:val="24"/>
    </w:rPr>
  </w:style>
</w:styles>
</file>

<file path=word/glossary/webSettings.xml><?xml version="1.0" encoding="utf-8"?>
<w:webSettings xmlns:r="http://schemas.openxmlformats.org/officeDocument/2006/relationships" xmlns:w="http://schemas.openxmlformats.org/wordprocessingml/2006/main"/>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1EC870-78A0-48E4-B056-310803FD3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15</Pages>
  <Words>4254</Words>
  <Characters>24252</Characters>
  <Application>Microsoft Office Word</Application>
  <DocSecurity>0</DocSecurity>
  <Lines>202</Lines>
  <Paragraphs>56</Paragraphs>
  <ScaleCrop>false</ScaleCrop>
  <Company>.</Company>
  <LinksUpToDate>false</LinksUpToDate>
  <CharactersWithSpaces>28450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Syuan-Jyun Sun</dc:creator>
  <cp:lastModifiedBy>.</cp:lastModifiedBy>
  <cp:revision>160</cp:revision>
  <dcterms:created xsi:type="dcterms:W3CDTF">2022-01-04T20:53:00Z</dcterms:created>
  <dcterms:modified xsi:type="dcterms:W3CDTF">2022-01-15T16:04:00Z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45E54E7E01644C978CEEE199308C5B71</vt:lpwstr>
  </property>
</Properties>
</file>